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2E" w:rsidRPr="003A28B2" w:rsidRDefault="00952F2E" w:rsidP="00D53B46">
      <w:pPr>
        <w:pStyle w:val="Heading1"/>
        <w:ind w:left="720" w:firstLine="1440"/>
      </w:pPr>
      <w:r>
        <w:rPr>
          <w:noProof/>
          <w:lang w:eastAsia="ko-KR"/>
        </w:rPr>
        <w:drawing>
          <wp:anchor distT="0" distB="0" distL="114300" distR="114300" simplePos="0" relativeHeight="251658240" behindDoc="1" locked="0" layoutInCell="1" allowOverlap="1" wp14:anchorId="3891C0CE" wp14:editId="4A9E6FAF">
            <wp:simplePos x="0" y="0"/>
            <wp:positionH relativeFrom="margin">
              <wp:align>right</wp:align>
            </wp:positionH>
            <wp:positionV relativeFrom="paragraph">
              <wp:posOffset>253042</wp:posOffset>
            </wp:positionV>
            <wp:extent cx="5779770" cy="819785"/>
            <wp:effectExtent l="0" t="0" r="0" b="0"/>
            <wp:wrapTight wrapText="bothSides">
              <wp:wrapPolygon edited="0">
                <wp:start x="0" y="0"/>
                <wp:lineTo x="0" y="21081"/>
                <wp:lineTo x="21500" y="21081"/>
                <wp:lineTo x="21500" y="0"/>
                <wp:lineTo x="0" y="0"/>
              </wp:wrapPolygon>
            </wp:wrapTight>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9770" cy="819785"/>
                    </a:xfrm>
                    <a:prstGeom prst="rect">
                      <a:avLst/>
                    </a:prstGeom>
                    <a:noFill/>
                    <a:ln>
                      <a:noFill/>
                    </a:ln>
                  </pic:spPr>
                </pic:pic>
              </a:graphicData>
            </a:graphic>
          </wp:anchor>
        </w:drawing>
      </w:r>
      <w:r>
        <w:t>PROJECT</w:t>
      </w:r>
      <w:r w:rsidRPr="00D72838">
        <w:t>:</w:t>
      </w:r>
      <w:r>
        <w:t xml:space="preserve">  </w:t>
      </w:r>
      <w:r w:rsidR="00D53B46" w:rsidRPr="00D53B46">
        <w:rPr>
          <w:bCs w:val="0"/>
          <w:color w:val="0070C0"/>
        </w:rPr>
        <w:t>HARMONIC</w:t>
      </w:r>
      <w:r w:rsidRPr="00D72838">
        <w:rPr>
          <w:b w:val="0"/>
          <w:bCs w:val="0"/>
        </w:rPr>
        <w:br/>
      </w:r>
      <w:r>
        <w:tab/>
        <w:t>GROUP NO</w:t>
      </w:r>
      <w:r w:rsidRPr="00D72838">
        <w:t>:</w:t>
      </w:r>
      <w:r w:rsidR="00D53B46">
        <w:t xml:space="preserve">   </w:t>
      </w:r>
      <w:r w:rsidR="00D53B46" w:rsidRPr="00D53B46">
        <w:rPr>
          <w:bCs w:val="0"/>
          <w:color w:val="0070C0"/>
        </w:rPr>
        <w:t>02</w:t>
      </w:r>
      <w:r w:rsidR="00D53B46" w:rsidRPr="00D53B46">
        <w:rPr>
          <w:color w:val="0070C0"/>
        </w:rPr>
        <w:t xml:space="preserve"> </w:t>
      </w:r>
      <w:r w:rsidR="00D53B46">
        <w:t xml:space="preserve">       </w:t>
      </w:r>
      <w:r>
        <w:t>BATCH</w:t>
      </w:r>
      <w:r w:rsidRPr="00D72838">
        <w:rPr>
          <w:b w:val="0"/>
          <w:bCs w:val="0"/>
        </w:rPr>
        <w:t>:</w:t>
      </w:r>
      <w:r w:rsidR="00D53B46" w:rsidRPr="00D53B46">
        <w:rPr>
          <w:b w:val="0"/>
          <w:bCs w:val="0"/>
          <w:color w:val="0070C0"/>
        </w:rPr>
        <w:t>T</w:t>
      </w:r>
      <w:r w:rsidR="00D53B46" w:rsidRPr="00D53B46">
        <w:rPr>
          <w:color w:val="0070C0"/>
        </w:rPr>
        <w:t>1.2011.M0</w:t>
      </w:r>
    </w:p>
    <w:p w:rsidR="00952F2E" w:rsidRDefault="00952F2E" w:rsidP="00952F2E">
      <w:pPr>
        <w:pStyle w:val="Heading1"/>
      </w:pPr>
      <w:r>
        <w:t xml:space="preserve">           A. SYSTEM REQUIREMENTS: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2156"/>
        <w:gridCol w:w="6576"/>
      </w:tblGrid>
      <w:tr w:rsidR="00952F2E" w:rsidTr="00952F2E">
        <w:tc>
          <w:tcPr>
            <w:tcW w:w="510" w:type="dxa"/>
            <w:tcBorders>
              <w:bottom w:val="double" w:sz="4" w:space="0" w:color="auto"/>
            </w:tcBorders>
            <w:shd w:val="clear" w:color="auto" w:fill="CCCCCC"/>
          </w:tcPr>
          <w:p w:rsidR="00952F2E" w:rsidRDefault="00952F2E" w:rsidP="006A6F5D">
            <w:pPr>
              <w:rPr>
                <w:rFonts w:ascii="Arial" w:hAnsi="Arial" w:cs="Arial"/>
                <w:b/>
                <w:sz w:val="22"/>
                <w:szCs w:val="22"/>
              </w:rPr>
            </w:pPr>
            <w:r>
              <w:rPr>
                <w:rFonts w:ascii="Arial" w:hAnsi="Arial" w:cs="Arial"/>
                <w:b/>
                <w:sz w:val="22"/>
                <w:szCs w:val="22"/>
              </w:rPr>
              <w:t>Sr.</w:t>
            </w:r>
          </w:p>
        </w:tc>
        <w:tc>
          <w:tcPr>
            <w:tcW w:w="2156" w:type="dxa"/>
            <w:tcBorders>
              <w:bottom w:val="double" w:sz="4" w:space="0" w:color="auto"/>
            </w:tcBorders>
            <w:shd w:val="clear" w:color="auto" w:fill="CCCCCC"/>
          </w:tcPr>
          <w:p w:rsidR="00952F2E" w:rsidRDefault="00952F2E" w:rsidP="006A6F5D">
            <w:pPr>
              <w:rPr>
                <w:rFonts w:ascii="Arial" w:hAnsi="Arial" w:cs="Arial"/>
                <w:b/>
                <w:sz w:val="22"/>
                <w:szCs w:val="22"/>
              </w:rPr>
            </w:pPr>
            <w:r>
              <w:rPr>
                <w:rFonts w:ascii="Arial" w:hAnsi="Arial" w:cs="Arial"/>
                <w:b/>
                <w:sz w:val="22"/>
                <w:szCs w:val="22"/>
              </w:rPr>
              <w:t>Item</w:t>
            </w:r>
          </w:p>
        </w:tc>
        <w:tc>
          <w:tcPr>
            <w:tcW w:w="6576" w:type="dxa"/>
            <w:tcBorders>
              <w:bottom w:val="double" w:sz="4" w:space="0" w:color="auto"/>
            </w:tcBorders>
            <w:shd w:val="clear" w:color="auto" w:fill="CCCCCC"/>
          </w:tcPr>
          <w:p w:rsidR="00952F2E" w:rsidRDefault="00952F2E" w:rsidP="006A6F5D">
            <w:pPr>
              <w:rPr>
                <w:rFonts w:ascii="Arial" w:hAnsi="Arial" w:cs="Arial"/>
                <w:b/>
                <w:sz w:val="22"/>
                <w:szCs w:val="22"/>
              </w:rPr>
            </w:pPr>
            <w:r>
              <w:rPr>
                <w:rFonts w:ascii="Arial" w:hAnsi="Arial" w:cs="Arial"/>
                <w:b/>
                <w:sz w:val="22"/>
                <w:szCs w:val="22"/>
              </w:rPr>
              <w:t>Description</w:t>
            </w:r>
          </w:p>
        </w:tc>
      </w:tr>
      <w:tr w:rsidR="00952F2E" w:rsidTr="00952F2E">
        <w:tc>
          <w:tcPr>
            <w:tcW w:w="510" w:type="dxa"/>
            <w:tcBorders>
              <w:top w:val="double" w:sz="4" w:space="0" w:color="auto"/>
            </w:tcBorders>
          </w:tcPr>
          <w:p w:rsidR="00952F2E" w:rsidRDefault="00952F2E" w:rsidP="006A6F5D">
            <w:pPr>
              <w:spacing w:before="120" w:after="120"/>
              <w:rPr>
                <w:sz w:val="26"/>
                <w:szCs w:val="26"/>
              </w:rPr>
            </w:pPr>
            <w:r>
              <w:rPr>
                <w:sz w:val="26"/>
                <w:szCs w:val="26"/>
              </w:rPr>
              <w:t>1.</w:t>
            </w:r>
          </w:p>
        </w:tc>
        <w:tc>
          <w:tcPr>
            <w:tcW w:w="2156" w:type="dxa"/>
            <w:tcBorders>
              <w:top w:val="double" w:sz="4" w:space="0" w:color="auto"/>
            </w:tcBorders>
          </w:tcPr>
          <w:p w:rsidR="00952F2E" w:rsidRDefault="00952F2E" w:rsidP="006A6F5D">
            <w:pPr>
              <w:spacing w:before="120" w:after="120"/>
              <w:rPr>
                <w:sz w:val="26"/>
                <w:szCs w:val="26"/>
              </w:rPr>
            </w:pPr>
            <w:r w:rsidRPr="003059E0">
              <w:rPr>
                <w:sz w:val="26"/>
                <w:szCs w:val="26"/>
              </w:rPr>
              <w:t>Operating system</w:t>
            </w:r>
          </w:p>
        </w:tc>
        <w:tc>
          <w:tcPr>
            <w:tcW w:w="6576" w:type="dxa"/>
            <w:tcBorders>
              <w:top w:val="double" w:sz="4" w:space="0" w:color="auto"/>
            </w:tcBorders>
          </w:tcPr>
          <w:p w:rsidR="00952F2E" w:rsidRDefault="00952F2E" w:rsidP="006A6F5D">
            <w:pPr>
              <w:spacing w:before="120" w:after="120"/>
              <w:rPr>
                <w:sz w:val="26"/>
                <w:szCs w:val="26"/>
              </w:rPr>
            </w:pPr>
            <w:r>
              <w:rPr>
                <w:sz w:val="26"/>
                <w:szCs w:val="26"/>
              </w:rPr>
              <w:t>Windows 7, 8, or higher</w:t>
            </w:r>
          </w:p>
        </w:tc>
      </w:tr>
      <w:tr w:rsidR="00952F2E" w:rsidTr="00952F2E">
        <w:tc>
          <w:tcPr>
            <w:tcW w:w="510" w:type="dxa"/>
          </w:tcPr>
          <w:p w:rsidR="00952F2E" w:rsidRDefault="00952F2E" w:rsidP="006A6F5D">
            <w:pPr>
              <w:spacing w:before="120" w:after="120"/>
              <w:rPr>
                <w:sz w:val="26"/>
                <w:szCs w:val="26"/>
              </w:rPr>
            </w:pPr>
            <w:r>
              <w:rPr>
                <w:sz w:val="26"/>
                <w:szCs w:val="26"/>
              </w:rPr>
              <w:t>2.</w:t>
            </w:r>
          </w:p>
        </w:tc>
        <w:tc>
          <w:tcPr>
            <w:tcW w:w="2156" w:type="dxa"/>
          </w:tcPr>
          <w:p w:rsidR="00952F2E" w:rsidRDefault="00952F2E" w:rsidP="006A6F5D">
            <w:pPr>
              <w:spacing w:before="120" w:after="120"/>
              <w:rPr>
                <w:sz w:val="26"/>
                <w:szCs w:val="26"/>
              </w:rPr>
            </w:pPr>
            <w:r>
              <w:rPr>
                <w:sz w:val="26"/>
                <w:szCs w:val="26"/>
              </w:rPr>
              <w:t>Hardware</w:t>
            </w:r>
          </w:p>
        </w:tc>
        <w:tc>
          <w:tcPr>
            <w:tcW w:w="6576" w:type="dxa"/>
          </w:tcPr>
          <w:p w:rsidR="00952F2E" w:rsidRDefault="00952F2E" w:rsidP="006A6F5D">
            <w:pPr>
              <w:spacing w:before="120" w:after="120"/>
              <w:rPr>
                <w:sz w:val="26"/>
                <w:szCs w:val="26"/>
              </w:rPr>
            </w:pPr>
            <w:r w:rsidRPr="006737B5">
              <w:rPr>
                <w:sz w:val="26"/>
                <w:szCs w:val="26"/>
              </w:rPr>
              <w:t>CPU Cores</w:t>
            </w:r>
            <w:r>
              <w:rPr>
                <w:sz w:val="26"/>
                <w:szCs w:val="26"/>
              </w:rPr>
              <w:t xml:space="preserve"> </w:t>
            </w:r>
            <w:r w:rsidRPr="000A2A17">
              <w:rPr>
                <w:sz w:val="26"/>
                <w:szCs w:val="26"/>
              </w:rPr>
              <w:t xml:space="preserve">or better </w:t>
            </w:r>
            <w:r>
              <w:rPr>
                <w:sz w:val="26"/>
                <w:szCs w:val="26"/>
              </w:rPr>
              <w:t>with 2</w:t>
            </w:r>
            <w:r w:rsidRPr="000A2A17">
              <w:rPr>
                <w:sz w:val="26"/>
                <w:szCs w:val="26"/>
              </w:rPr>
              <w:t xml:space="preserve"> </w:t>
            </w:r>
            <w:r>
              <w:rPr>
                <w:sz w:val="26"/>
                <w:szCs w:val="26"/>
              </w:rPr>
              <w:t>Gi</w:t>
            </w:r>
            <w:r w:rsidRPr="000A2A17">
              <w:rPr>
                <w:sz w:val="26"/>
                <w:szCs w:val="26"/>
              </w:rPr>
              <w:t>gabytes of RAM or better</w:t>
            </w:r>
          </w:p>
        </w:tc>
      </w:tr>
      <w:tr w:rsidR="00952F2E" w:rsidTr="00952F2E">
        <w:tc>
          <w:tcPr>
            <w:tcW w:w="510" w:type="dxa"/>
          </w:tcPr>
          <w:p w:rsidR="00952F2E" w:rsidRDefault="00952F2E" w:rsidP="006A6F5D">
            <w:pPr>
              <w:spacing w:before="120" w:after="120"/>
              <w:rPr>
                <w:sz w:val="26"/>
                <w:szCs w:val="26"/>
              </w:rPr>
            </w:pPr>
            <w:r>
              <w:rPr>
                <w:sz w:val="26"/>
                <w:szCs w:val="26"/>
              </w:rPr>
              <w:t>3.</w:t>
            </w:r>
          </w:p>
        </w:tc>
        <w:tc>
          <w:tcPr>
            <w:tcW w:w="2156" w:type="dxa"/>
          </w:tcPr>
          <w:p w:rsidR="00952F2E" w:rsidRDefault="00952F2E" w:rsidP="006A6F5D">
            <w:pPr>
              <w:spacing w:before="120" w:after="120"/>
              <w:rPr>
                <w:sz w:val="26"/>
                <w:szCs w:val="26"/>
              </w:rPr>
            </w:pPr>
            <w:r>
              <w:rPr>
                <w:sz w:val="26"/>
                <w:szCs w:val="26"/>
              </w:rPr>
              <w:t>Web Browser</w:t>
            </w:r>
          </w:p>
        </w:tc>
        <w:tc>
          <w:tcPr>
            <w:tcW w:w="6576" w:type="dxa"/>
          </w:tcPr>
          <w:p w:rsidR="00952F2E" w:rsidRDefault="00952F2E" w:rsidP="006A6F5D">
            <w:pPr>
              <w:spacing w:before="120" w:after="120"/>
              <w:rPr>
                <w:sz w:val="26"/>
                <w:szCs w:val="26"/>
              </w:rPr>
            </w:pPr>
            <w:r>
              <w:rPr>
                <w:sz w:val="26"/>
                <w:szCs w:val="26"/>
              </w:rPr>
              <w:t>Version in later of: Edge, Firefox, Chr</w:t>
            </w:r>
            <w:r w:rsidRPr="00D007DC">
              <w:rPr>
                <w:sz w:val="26"/>
                <w:szCs w:val="26"/>
              </w:rPr>
              <w:t>ome</w:t>
            </w:r>
            <w:r>
              <w:rPr>
                <w:sz w:val="26"/>
                <w:szCs w:val="26"/>
              </w:rPr>
              <w:t xml:space="preserve">, etc… </w:t>
            </w:r>
          </w:p>
        </w:tc>
      </w:tr>
      <w:tr w:rsidR="00952F2E" w:rsidTr="00952F2E">
        <w:tc>
          <w:tcPr>
            <w:tcW w:w="510" w:type="dxa"/>
          </w:tcPr>
          <w:p w:rsidR="00952F2E" w:rsidRDefault="00952F2E" w:rsidP="006A6F5D">
            <w:pPr>
              <w:spacing w:before="120" w:after="120"/>
              <w:rPr>
                <w:sz w:val="26"/>
                <w:szCs w:val="26"/>
              </w:rPr>
            </w:pPr>
            <w:r>
              <w:rPr>
                <w:sz w:val="26"/>
                <w:szCs w:val="26"/>
              </w:rPr>
              <w:t>4.</w:t>
            </w:r>
          </w:p>
        </w:tc>
        <w:tc>
          <w:tcPr>
            <w:tcW w:w="2156" w:type="dxa"/>
          </w:tcPr>
          <w:p w:rsidR="00952F2E" w:rsidRDefault="00952F2E" w:rsidP="006A6F5D">
            <w:pPr>
              <w:spacing w:before="120" w:after="120"/>
              <w:rPr>
                <w:sz w:val="26"/>
                <w:szCs w:val="26"/>
              </w:rPr>
            </w:pPr>
            <w:r>
              <w:rPr>
                <w:sz w:val="26"/>
                <w:szCs w:val="26"/>
              </w:rPr>
              <w:t>Fonts</w:t>
            </w:r>
          </w:p>
        </w:tc>
        <w:tc>
          <w:tcPr>
            <w:tcW w:w="6576" w:type="dxa"/>
          </w:tcPr>
          <w:p w:rsidR="00952F2E" w:rsidRDefault="00952F2E" w:rsidP="006A6F5D">
            <w:pPr>
              <w:spacing w:before="120" w:after="120"/>
              <w:rPr>
                <w:sz w:val="26"/>
                <w:szCs w:val="26"/>
              </w:rPr>
            </w:pPr>
            <w:r>
              <w:rPr>
                <w:sz w:val="26"/>
                <w:szCs w:val="26"/>
              </w:rPr>
              <w:t>Standard font Unicode:  Arial, Tahoma, Lucida Console, Times New Roman, etc…</w:t>
            </w:r>
          </w:p>
        </w:tc>
      </w:tr>
      <w:tr w:rsidR="00952F2E" w:rsidTr="00952F2E">
        <w:tc>
          <w:tcPr>
            <w:tcW w:w="510" w:type="dxa"/>
          </w:tcPr>
          <w:p w:rsidR="00952F2E" w:rsidRDefault="00952F2E" w:rsidP="006A6F5D">
            <w:pPr>
              <w:spacing w:before="120" w:after="120"/>
              <w:rPr>
                <w:sz w:val="26"/>
                <w:szCs w:val="26"/>
              </w:rPr>
            </w:pPr>
            <w:r>
              <w:rPr>
                <w:sz w:val="26"/>
                <w:szCs w:val="26"/>
              </w:rPr>
              <w:t>5.</w:t>
            </w:r>
          </w:p>
        </w:tc>
        <w:tc>
          <w:tcPr>
            <w:tcW w:w="2156" w:type="dxa"/>
          </w:tcPr>
          <w:p w:rsidR="00952F2E" w:rsidRDefault="00952F2E" w:rsidP="006A6F5D">
            <w:pPr>
              <w:spacing w:before="120" w:after="120"/>
              <w:rPr>
                <w:sz w:val="26"/>
                <w:szCs w:val="26"/>
              </w:rPr>
            </w:pPr>
            <w:r>
              <w:rPr>
                <w:sz w:val="26"/>
                <w:szCs w:val="26"/>
              </w:rPr>
              <w:t>Other requirement</w:t>
            </w:r>
          </w:p>
        </w:tc>
        <w:tc>
          <w:tcPr>
            <w:tcW w:w="6576" w:type="dxa"/>
          </w:tcPr>
          <w:p w:rsidR="00952F2E" w:rsidRDefault="00952F2E" w:rsidP="006A6F5D">
            <w:pPr>
              <w:spacing w:before="120" w:after="120"/>
              <w:rPr>
                <w:sz w:val="26"/>
                <w:szCs w:val="26"/>
              </w:rPr>
            </w:pPr>
            <w:r>
              <w:rPr>
                <w:sz w:val="26"/>
                <w:szCs w:val="26"/>
              </w:rPr>
              <w:t>NodeJS, Git, XAMPP 7.3 or later | A working internet connection.</w:t>
            </w:r>
          </w:p>
        </w:tc>
      </w:tr>
    </w:tbl>
    <w:p w:rsidR="00952F2E" w:rsidRDefault="00952F2E" w:rsidP="00952F2E">
      <w:pPr>
        <w:pStyle w:val="Heading1"/>
      </w:pPr>
      <w:r>
        <w:t xml:space="preserve">         B. Program Instrallation </w:t>
      </w:r>
    </w:p>
    <w:p w:rsidR="00952F2E" w:rsidRDefault="00952F2E" w:rsidP="00952F2E"/>
    <w:p w:rsidR="00952F2E" w:rsidRPr="002F3A5C" w:rsidRDefault="00952F2E" w:rsidP="00952F2E">
      <w:pPr>
        <w:rPr>
          <w:rFonts w:ascii="Arial" w:hAnsi="Arial" w:cs="Arial"/>
          <w:b/>
          <w:i/>
          <w:sz w:val="26"/>
          <w:szCs w:val="26"/>
        </w:rPr>
      </w:pPr>
      <w:r w:rsidRPr="002F3A5C">
        <w:rPr>
          <w:rFonts w:ascii="Arial" w:hAnsi="Arial" w:cs="Arial"/>
          <w:b/>
          <w:i/>
          <w:sz w:val="26"/>
          <w:szCs w:val="26"/>
          <w:u w:val="single"/>
        </w:rPr>
        <w:t>Step 1</w:t>
      </w:r>
      <w:r w:rsidRPr="002F3A5C">
        <w:rPr>
          <w:rFonts w:ascii="Arial" w:hAnsi="Arial" w:cs="Arial"/>
          <w:b/>
          <w:i/>
          <w:sz w:val="26"/>
          <w:szCs w:val="26"/>
        </w:rPr>
        <w:t xml:space="preserve">:  </w:t>
      </w:r>
      <w:r w:rsidR="002D40A4" w:rsidRPr="002F3A5C">
        <w:rPr>
          <w:rFonts w:ascii="Arial" w:hAnsi="Arial" w:cs="Arial"/>
          <w:b/>
          <w:i/>
          <w:sz w:val="26"/>
          <w:szCs w:val="26"/>
        </w:rPr>
        <w:t xml:space="preserve">Install and Start XAMPP </w:t>
      </w:r>
    </w:p>
    <w:p w:rsidR="00952F2E" w:rsidRPr="002F3A5C" w:rsidRDefault="00952F2E" w:rsidP="00952F2E">
      <w:pPr>
        <w:rPr>
          <w:rFonts w:ascii="Arial" w:hAnsi="Arial" w:cs="Arial"/>
          <w:sz w:val="26"/>
          <w:szCs w:val="26"/>
        </w:rPr>
      </w:pPr>
    </w:p>
    <w:p w:rsidR="00952F2E" w:rsidRPr="002F3A5C" w:rsidRDefault="00952F2E" w:rsidP="00952F2E">
      <w:pPr>
        <w:rPr>
          <w:sz w:val="26"/>
          <w:szCs w:val="26"/>
        </w:rPr>
      </w:pPr>
      <w:r w:rsidRPr="002F3A5C">
        <w:rPr>
          <w:sz w:val="26"/>
          <w:szCs w:val="26"/>
        </w:rPr>
        <w:t xml:space="preserve">-Web browser on, access </w:t>
      </w:r>
      <w:hyperlink r:id="rId9" w:history="1">
        <w:r w:rsidRPr="002F3A5C">
          <w:rPr>
            <w:rStyle w:val="Hyperlink"/>
            <w:sz w:val="26"/>
            <w:szCs w:val="26"/>
          </w:rPr>
          <w:t>https://www.apachefriends.org/index.html</w:t>
        </w:r>
      </w:hyperlink>
    </w:p>
    <w:p w:rsidR="002D40A4" w:rsidRPr="002F3A5C" w:rsidRDefault="002D40A4" w:rsidP="00952F2E">
      <w:pPr>
        <w:rPr>
          <w:sz w:val="26"/>
          <w:szCs w:val="26"/>
        </w:rPr>
      </w:pPr>
    </w:p>
    <w:p w:rsidR="00952F2E" w:rsidRPr="002F3A5C" w:rsidRDefault="00952F2E" w:rsidP="00952F2E">
      <w:pPr>
        <w:jc w:val="both"/>
        <w:rPr>
          <w:sz w:val="26"/>
          <w:szCs w:val="26"/>
        </w:rPr>
      </w:pPr>
      <w:r w:rsidRPr="002F3A5C">
        <w:rPr>
          <w:sz w:val="26"/>
          <w:szCs w:val="26"/>
        </w:rPr>
        <w:t>-</w:t>
      </w:r>
      <w:r w:rsidR="002D40A4" w:rsidRPr="002F3A5C">
        <w:rPr>
          <w:sz w:val="26"/>
          <w:szCs w:val="26"/>
        </w:rPr>
        <w:t xml:space="preserve">Instal and </w:t>
      </w:r>
      <w:r w:rsidRPr="002F3A5C">
        <w:rPr>
          <w:sz w:val="26"/>
          <w:szCs w:val="26"/>
        </w:rPr>
        <w:t>Set up XAMPP on your computer</w:t>
      </w:r>
      <w:r w:rsidR="002D40A4" w:rsidRPr="002F3A5C">
        <w:rPr>
          <w:sz w:val="26"/>
          <w:szCs w:val="26"/>
        </w:rPr>
        <w:t xml:space="preserve"> (</w:t>
      </w:r>
      <w:hyperlink r:id="rId10" w:history="1">
        <w:r w:rsidR="002D40A4" w:rsidRPr="002F3A5C">
          <w:rPr>
            <w:rStyle w:val="Hyperlink"/>
            <w:sz w:val="26"/>
            <w:szCs w:val="26"/>
          </w:rPr>
          <w:t>https://imta.edu.vn/cach-cai-dat-va-su-dung-xampp/</w:t>
        </w:r>
      </w:hyperlink>
      <w:r w:rsidR="002D40A4" w:rsidRPr="002F3A5C">
        <w:rPr>
          <w:sz w:val="26"/>
          <w:szCs w:val="26"/>
        </w:rPr>
        <w:t>)</w:t>
      </w:r>
    </w:p>
    <w:p w:rsidR="002D40A4" w:rsidRDefault="002D40A4" w:rsidP="00952F2E">
      <w:pPr>
        <w:jc w:val="both"/>
        <w:rPr>
          <w:rFonts w:ascii="Arial" w:hAnsi="Arial" w:cs="Arial"/>
        </w:rPr>
      </w:pPr>
    </w:p>
    <w:p w:rsidR="002D40A4" w:rsidRDefault="00A86621" w:rsidP="002D40A4">
      <w:pPr>
        <w:jc w:val="both"/>
        <w:rPr>
          <w:rFonts w:ascii="Arial" w:hAnsi="Arial" w:cs="Aria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96.5pt;margin-top:5pt;width:59.1pt;height:59.1pt;z-index:251660288;mso-position-horizontal-relative:text;mso-position-vertical-relative:text;mso-width-relative:page;mso-height-relative:page">
            <v:imagedata r:id="rId11" o:title="ck"/>
            <w10:wrap type="square"/>
          </v:shape>
        </w:pict>
      </w:r>
    </w:p>
    <w:p w:rsidR="002D40A4" w:rsidRPr="002D40A4" w:rsidRDefault="002D40A4" w:rsidP="002D40A4">
      <w:pPr>
        <w:jc w:val="both"/>
        <w:rPr>
          <w:rFonts w:ascii="Arial" w:hAnsi="Arial" w:cs="Arial"/>
        </w:rPr>
      </w:pPr>
    </w:p>
    <w:p w:rsidR="002D40A4" w:rsidRPr="002F3A5C" w:rsidRDefault="002D40A4" w:rsidP="002D40A4">
      <w:pPr>
        <w:jc w:val="both"/>
        <w:rPr>
          <w:sz w:val="26"/>
          <w:szCs w:val="26"/>
        </w:rPr>
      </w:pPr>
      <w:r w:rsidRPr="002F3A5C">
        <w:rPr>
          <w:sz w:val="26"/>
          <w:szCs w:val="26"/>
        </w:rPr>
        <w:t>-When the program is finished installing double click on the icon of XAMPP on your desktop to start.</w:t>
      </w:r>
    </w:p>
    <w:p w:rsidR="002D40A4" w:rsidRPr="00952F2E" w:rsidRDefault="002D40A4" w:rsidP="00952F2E">
      <w:pPr>
        <w:jc w:val="both"/>
        <w:rPr>
          <w:rFonts w:ascii="Arial" w:hAnsi="Arial" w:cs="Arial"/>
        </w:rPr>
      </w:pPr>
    </w:p>
    <w:p w:rsidR="00952F2E" w:rsidRPr="00952F2E" w:rsidRDefault="00952F2E" w:rsidP="00952F2E"/>
    <w:p w:rsidR="00DA0B37" w:rsidRDefault="00A86621"/>
    <w:p w:rsidR="002D40A4" w:rsidRPr="005C1B29" w:rsidRDefault="002D40A4">
      <w:pPr>
        <w:rPr>
          <w:sz w:val="26"/>
          <w:szCs w:val="26"/>
        </w:rPr>
      </w:pPr>
      <w:r w:rsidRPr="005C1B29">
        <w:rPr>
          <w:sz w:val="26"/>
          <w:szCs w:val="26"/>
        </w:rPr>
        <w:lastRenderedPageBreak/>
        <w:t>-When you start XAMPP just open its control panel, for localhost to work you need to launch 02 modules: Apache and MySQL by clicking their Start button as shown below. At this time, the Start button will change to the Stop button and the two modules will change to GREEN background.</w:t>
      </w:r>
    </w:p>
    <w:p w:rsidR="002D40A4" w:rsidRDefault="00A86621">
      <w:r>
        <w:rPr>
          <w:noProof/>
        </w:rPr>
        <w:pict>
          <v:shape id="_x0000_s1027" type="#_x0000_t75" style="position:absolute;margin-left:46.15pt;margin-top:2.55pt;width:376.3pt;height:230.25pt;z-index:251662336;mso-position-horizontal-relative:text;mso-position-vertical-relative:text;mso-width-relative:page;mso-height-relative:page">
            <v:imagedata r:id="rId12" o:title="aa"/>
            <w10:wrap type="square"/>
          </v:shape>
        </w:pict>
      </w:r>
    </w:p>
    <w:p w:rsidR="005C1B29" w:rsidRDefault="005C1B29">
      <w:pPr>
        <w:sectPr w:rsidR="005C1B29">
          <w:pgSz w:w="12240" w:h="15840"/>
          <w:pgMar w:top="1440" w:right="1440" w:bottom="1440" w:left="1440" w:header="720" w:footer="720" w:gutter="0"/>
          <w:cols w:space="720"/>
          <w:docGrid w:linePitch="360"/>
        </w:sectPr>
      </w:pPr>
    </w:p>
    <w:p w:rsidR="005C1B29" w:rsidRDefault="005C1B29"/>
    <w:p w:rsidR="005C1B29" w:rsidRP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Pr="005C1B29" w:rsidRDefault="005C1B29" w:rsidP="005C1B29">
      <w:pPr>
        <w:rPr>
          <w:sz w:val="26"/>
          <w:szCs w:val="26"/>
        </w:rPr>
      </w:pPr>
      <w:r w:rsidRPr="005C1B29">
        <w:rPr>
          <w:sz w:val="26"/>
          <w:szCs w:val="26"/>
        </w:rPr>
        <w:t xml:space="preserve">-To check, localhost is really working, enter the address below into a web browser, such as Chrome: </w:t>
      </w:r>
      <w:hyperlink r:id="rId13" w:history="1">
        <w:r w:rsidRPr="005C1B29">
          <w:rPr>
            <w:rStyle w:val="Hyperlink"/>
            <w:sz w:val="26"/>
            <w:szCs w:val="26"/>
          </w:rPr>
          <w:t>http://localhost/phpmyadmin/</w:t>
        </w:r>
      </w:hyperlink>
      <w:r w:rsidRPr="005C1B29">
        <w:rPr>
          <w:sz w:val="26"/>
          <w:szCs w:val="26"/>
        </w:rPr>
        <w:t xml:space="preserve"> and </w:t>
      </w:r>
      <w:hyperlink r:id="rId14" w:history="1">
        <w:r w:rsidRPr="005C1B29">
          <w:rPr>
            <w:rStyle w:val="Hyperlink"/>
            <w:sz w:val="26"/>
            <w:szCs w:val="26"/>
          </w:rPr>
          <w:t>http://localhost/dashboard/</w:t>
        </w:r>
      </w:hyperlink>
    </w:p>
    <w:p w:rsidR="005C1B29" w:rsidRDefault="005C1B29" w:rsidP="005C1B29">
      <w:pPr>
        <w:rPr>
          <w:sz w:val="26"/>
          <w:szCs w:val="26"/>
        </w:rPr>
      </w:pPr>
      <w:r w:rsidRPr="005C1B29">
        <w:rPr>
          <w:sz w:val="26"/>
          <w:szCs w:val="26"/>
        </w:rPr>
        <w:t>If it leads to the phpMyAdmin page and the Dashboar</w:t>
      </w:r>
      <w:r>
        <w:rPr>
          <w:sz w:val="26"/>
          <w:szCs w:val="26"/>
        </w:rPr>
        <w:t>d</w:t>
      </w:r>
      <w:r w:rsidRPr="005C1B29">
        <w:rPr>
          <w:sz w:val="26"/>
          <w:szCs w:val="26"/>
        </w:rPr>
        <w:t xml:space="preserve"> page as shown below, congratulations, you have successfully installed localhost!</w:t>
      </w:r>
    </w:p>
    <w:p w:rsidR="005C1B29" w:rsidRPr="005C1B29" w:rsidRDefault="005C1B29" w:rsidP="005C1B29">
      <w:pPr>
        <w:rPr>
          <w:sz w:val="26"/>
          <w:szCs w:val="26"/>
        </w:rPr>
      </w:pPr>
    </w:p>
    <w:p w:rsidR="005C1B29" w:rsidRDefault="00A74BB4" w:rsidP="005C1B29">
      <w:r>
        <w:pict>
          <v:shape id="_x0000_i1025" type="#_x0000_t75" style="width:460.5pt;height:257.25pt">
            <v:imagedata r:id="rId15" o:title="aasd"/>
          </v:shape>
        </w:pict>
      </w:r>
    </w:p>
    <w:p w:rsidR="005C1B29" w:rsidRDefault="005C1B29" w:rsidP="005C1B29">
      <w:pPr>
        <w:sectPr w:rsidR="005C1B29" w:rsidSect="005C1B29">
          <w:type w:val="continuous"/>
          <w:pgSz w:w="12240" w:h="15840"/>
          <w:pgMar w:top="1440" w:right="1440" w:bottom="1440" w:left="1440" w:header="720" w:footer="720" w:gutter="0"/>
          <w:cols w:space="720"/>
          <w:docGrid w:linePitch="360"/>
        </w:sectPr>
      </w:pPr>
    </w:p>
    <w:p w:rsidR="005C1B29" w:rsidRDefault="005C1B29" w:rsidP="005C1B29"/>
    <w:p w:rsidR="005C1B29" w:rsidRDefault="00A74BB4" w:rsidP="005C1B29">
      <w:r>
        <w:pict>
          <v:shape id="_x0000_i1026" type="#_x0000_t75" style="width:467.25pt;height:237.75pt">
            <v:imagedata r:id="rId16" o:title="das"/>
          </v:shape>
        </w:pict>
      </w:r>
    </w:p>
    <w:p w:rsidR="005C1B29" w:rsidRPr="005C1B29" w:rsidRDefault="005C1B29" w:rsidP="005C1B29"/>
    <w:p w:rsidR="005C1B29" w:rsidRDefault="005C1B29" w:rsidP="005C1B29"/>
    <w:p w:rsidR="005C1B29" w:rsidRPr="002F3A5C" w:rsidRDefault="005C1B29" w:rsidP="005C1B29">
      <w:pPr>
        <w:rPr>
          <w:b/>
          <w:i/>
          <w:sz w:val="26"/>
          <w:szCs w:val="26"/>
        </w:rPr>
      </w:pPr>
      <w:r w:rsidRPr="002F3A5C">
        <w:rPr>
          <w:b/>
          <w:i/>
          <w:sz w:val="26"/>
          <w:szCs w:val="26"/>
          <w:u w:val="single"/>
        </w:rPr>
        <w:t>Step 2</w:t>
      </w:r>
      <w:r w:rsidRPr="002F3A5C">
        <w:rPr>
          <w:b/>
          <w:i/>
          <w:sz w:val="26"/>
          <w:szCs w:val="26"/>
        </w:rPr>
        <w:t>:  Copy files from CD to your desired hard disk</w:t>
      </w:r>
    </w:p>
    <w:p w:rsidR="005C1B29" w:rsidRDefault="005C1B29" w:rsidP="005C1B29">
      <w:pPr>
        <w:rPr>
          <w:rFonts w:ascii="Arial" w:hAnsi="Arial" w:cs="Arial"/>
        </w:rPr>
      </w:pPr>
    </w:p>
    <w:p w:rsidR="005C1B29" w:rsidRDefault="005C1B29" w:rsidP="005C1B29">
      <w:pPr>
        <w:rPr>
          <w:sz w:val="26"/>
          <w:szCs w:val="26"/>
        </w:rPr>
      </w:pPr>
      <w:r w:rsidRPr="005C1B29">
        <w:rPr>
          <w:sz w:val="26"/>
          <w:szCs w:val="26"/>
        </w:rPr>
        <w:t xml:space="preserve">- Download file eProject, access </w:t>
      </w:r>
      <w:hyperlink r:id="rId17" w:history="1">
        <w:r w:rsidRPr="005C1B29">
          <w:rPr>
            <w:rStyle w:val="Hyperlink"/>
            <w:sz w:val="26"/>
            <w:szCs w:val="26"/>
          </w:rPr>
          <w:t>https://bitly.com.vn/3qqcp1</w:t>
        </w:r>
      </w:hyperlink>
      <w:r w:rsidRPr="005C1B29">
        <w:rPr>
          <w:sz w:val="26"/>
          <w:szCs w:val="26"/>
        </w:rPr>
        <w:t xml:space="preserve"> or </w:t>
      </w:r>
      <w:hyperlink r:id="rId18" w:history="1">
        <w:r w:rsidRPr="005C1B29">
          <w:rPr>
            <w:rStyle w:val="Hyperlink"/>
            <w:sz w:val="26"/>
            <w:szCs w:val="26"/>
          </w:rPr>
          <w:t>https://github.com/apinkpanda1112/HARMONIC_Group2</w:t>
        </w:r>
      </w:hyperlink>
    </w:p>
    <w:p w:rsidR="005C1B29" w:rsidRDefault="005C1B29" w:rsidP="005C1B29">
      <w:pPr>
        <w:rPr>
          <w:sz w:val="26"/>
          <w:szCs w:val="26"/>
        </w:rPr>
      </w:pPr>
    </w:p>
    <w:p w:rsidR="00D9381E" w:rsidRPr="00C444BD" w:rsidRDefault="00D9381E" w:rsidP="00D9381E">
      <w:pPr>
        <w:rPr>
          <w:sz w:val="26"/>
          <w:szCs w:val="26"/>
        </w:rPr>
        <w:sectPr w:rsidR="00D9381E" w:rsidRPr="00C444BD" w:rsidSect="005C1B29">
          <w:type w:val="continuous"/>
          <w:pgSz w:w="12240" w:h="15840"/>
          <w:pgMar w:top="1440" w:right="1440" w:bottom="1440" w:left="1440" w:header="720" w:footer="720" w:gutter="0"/>
          <w:cols w:space="720"/>
          <w:docGrid w:linePitch="360"/>
        </w:sectPr>
      </w:pPr>
      <w:r w:rsidRPr="00C444BD">
        <w:rPr>
          <w:noProof/>
          <w:sz w:val="26"/>
          <w:szCs w:val="26"/>
          <w:lang w:eastAsia="ko-KR"/>
        </w:rPr>
        <w:drawing>
          <wp:anchor distT="0" distB="0" distL="114300" distR="114300" simplePos="0" relativeHeight="251663360" behindDoc="0" locked="0" layoutInCell="1" allowOverlap="1" wp14:anchorId="077FFB17" wp14:editId="53D04F6F">
            <wp:simplePos x="0" y="0"/>
            <wp:positionH relativeFrom="margin">
              <wp:align>right</wp:align>
            </wp:positionH>
            <wp:positionV relativeFrom="paragraph">
              <wp:posOffset>412115</wp:posOffset>
            </wp:positionV>
            <wp:extent cx="5943600" cy="24707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470785"/>
                    </a:xfrm>
                    <a:prstGeom prst="rect">
                      <a:avLst/>
                    </a:prstGeom>
                  </pic:spPr>
                </pic:pic>
              </a:graphicData>
            </a:graphic>
            <wp14:sizeRelH relativeFrom="page">
              <wp14:pctWidth>0</wp14:pctWidth>
            </wp14:sizeRelH>
            <wp14:sizeRelV relativeFrom="page">
              <wp14:pctHeight>0</wp14:pctHeight>
            </wp14:sizeRelV>
          </wp:anchor>
        </w:drawing>
      </w:r>
      <w:r w:rsidRPr="00C444BD">
        <w:rPr>
          <w:sz w:val="26"/>
          <w:szCs w:val="26"/>
        </w:rPr>
        <w:t>-</w:t>
      </w:r>
      <w:r w:rsidRPr="00C444BD">
        <w:rPr>
          <w:noProof/>
          <w:sz w:val="26"/>
          <w:szCs w:val="26"/>
          <w:lang w:eastAsia="ko-KR"/>
        </w:rPr>
        <w:t xml:space="preserve"> Open the rar file you just downloaded</w:t>
      </w:r>
    </w:p>
    <w:p w:rsidR="00D9381E" w:rsidRDefault="00D9381E">
      <w:pPr>
        <w:spacing w:after="160" w:line="259" w:lineRule="auto"/>
      </w:pPr>
    </w:p>
    <w:p w:rsidR="00D9381E" w:rsidRDefault="00D9381E">
      <w:pPr>
        <w:spacing w:after="160" w:line="259" w:lineRule="auto"/>
        <w:sectPr w:rsidR="00D9381E" w:rsidSect="005C1B29">
          <w:type w:val="continuous"/>
          <w:pgSz w:w="12240" w:h="15840"/>
          <w:pgMar w:top="1440" w:right="1440" w:bottom="1440" w:left="1440" w:header="720" w:footer="720" w:gutter="0"/>
          <w:cols w:space="720"/>
          <w:docGrid w:linePitch="360"/>
        </w:sectPr>
      </w:pPr>
    </w:p>
    <w:p w:rsidR="00D9381E" w:rsidRDefault="00D9381E">
      <w:pPr>
        <w:spacing w:after="160" w:line="259" w:lineRule="auto"/>
      </w:pPr>
    </w:p>
    <w:p w:rsidR="00C444BD" w:rsidRPr="00D9381E" w:rsidRDefault="00C444BD" w:rsidP="00D9381E">
      <w:pPr>
        <w:rPr>
          <w:noProof/>
          <w:color w:val="FF0000"/>
          <w:lang w:eastAsia="ko-KR"/>
        </w:rPr>
      </w:pPr>
    </w:p>
    <w:p w:rsidR="00C444BD" w:rsidRDefault="00A86621" w:rsidP="00D9381E">
      <w:pPr>
        <w:rPr>
          <w:rFonts w:ascii="Arial" w:hAnsi="Arial" w:cs="Arial"/>
        </w:rPr>
      </w:pPr>
      <w:r>
        <w:rPr>
          <w:noProof/>
        </w:rPr>
        <w:lastRenderedPageBreak/>
        <w:pict>
          <v:shape id="_x0000_s1028" type="#_x0000_t75" style="position:absolute;margin-left:-3.7pt;margin-top:23.4pt;width:468pt;height:267.45pt;z-index:251665408;mso-position-horizontal-relative:text;mso-position-vertical-relative:text;mso-width-relative:page;mso-height-relative:page">
            <v:imagedata r:id="rId20" o:title="extract"/>
            <w10:wrap type="square"/>
          </v:shape>
        </w:pict>
      </w:r>
      <w:r w:rsidR="00C444BD">
        <w:rPr>
          <w:noProof/>
          <w:color w:val="000000" w:themeColor="text1"/>
          <w:lang w:eastAsia="ko-KR"/>
        </w:rPr>
        <w:t>-</w:t>
      </w:r>
      <w:r w:rsidR="00C444BD" w:rsidRPr="00C444BD">
        <w:rPr>
          <w:rFonts w:ascii="Arial" w:hAnsi="Arial" w:cs="Arial"/>
        </w:rPr>
        <w:t xml:space="preserve"> </w:t>
      </w:r>
      <w:r w:rsidR="00C444BD" w:rsidRPr="002F3A5C">
        <w:rPr>
          <w:sz w:val="26"/>
          <w:szCs w:val="26"/>
        </w:rPr>
        <w:t>Right click on the file</w:t>
      </w:r>
      <w:r w:rsidR="002F3A5C">
        <w:rPr>
          <w:sz w:val="26"/>
          <w:szCs w:val="26"/>
        </w:rPr>
        <w:t xml:space="preserve"> “.rar” and choose “Extract file</w:t>
      </w:r>
      <w:r w:rsidR="00C444BD" w:rsidRPr="002F3A5C">
        <w:rPr>
          <w:sz w:val="26"/>
          <w:szCs w:val="26"/>
        </w:rPr>
        <w:t>”</w:t>
      </w:r>
    </w:p>
    <w:p w:rsidR="00C444BD" w:rsidRDefault="00C444BD" w:rsidP="00D9381E">
      <w:pPr>
        <w:rPr>
          <w:rFonts w:ascii="Arial" w:hAnsi="Arial" w:cs="Arial"/>
        </w:rPr>
      </w:pPr>
    </w:p>
    <w:p w:rsidR="00C444BD" w:rsidRPr="002F3A5C" w:rsidRDefault="00C444BD" w:rsidP="00C444BD">
      <w:pPr>
        <w:rPr>
          <w:noProof/>
          <w:sz w:val="26"/>
          <w:szCs w:val="26"/>
          <w:lang w:eastAsia="ko-KR"/>
        </w:rPr>
      </w:pPr>
      <w:r w:rsidRPr="002F3A5C">
        <w:rPr>
          <w:noProof/>
          <w:sz w:val="26"/>
          <w:szCs w:val="26"/>
          <w:lang w:eastAsia="ko-KR"/>
        </w:rPr>
        <w:t>-Extract it and put it in Localdisk (the drive where you installed XAMPP).</w:t>
      </w:r>
    </w:p>
    <w:p w:rsidR="00C444BD" w:rsidRPr="002F3A5C" w:rsidRDefault="002F3A5C" w:rsidP="00C444BD">
      <w:pPr>
        <w:rPr>
          <w:sz w:val="26"/>
          <w:szCs w:val="26"/>
        </w:rPr>
      </w:pPr>
      <w:r>
        <w:rPr>
          <w:noProof/>
          <w:color w:val="FF0000"/>
          <w:szCs w:val="26"/>
          <w:lang w:eastAsia="ko-KR"/>
        </w:rPr>
        <w:t>[</w:t>
      </w:r>
      <w:r w:rsidR="00C444BD" w:rsidRPr="002F3A5C">
        <w:rPr>
          <w:noProof/>
          <w:color w:val="FF0000"/>
          <w:sz w:val="26"/>
          <w:szCs w:val="26"/>
          <w:lang w:eastAsia="ko-KR"/>
        </w:rPr>
        <w:t xml:space="preserve">Here, my Localdisk is E, but I encourage everyone to install it in Localdisk(C). </w:t>
      </w:r>
      <w:r>
        <w:rPr>
          <w:noProof/>
          <w:color w:val="FF0000"/>
          <w:sz w:val="26"/>
          <w:szCs w:val="26"/>
          <w:lang w:eastAsia="ko-KR"/>
        </w:rPr>
        <w:t>]</w:t>
      </w:r>
    </w:p>
    <w:p w:rsidR="00C444BD" w:rsidRPr="002F3A5C" w:rsidRDefault="00C444BD" w:rsidP="00C444BD">
      <w:pPr>
        <w:rPr>
          <w:sz w:val="26"/>
          <w:szCs w:val="26"/>
        </w:rPr>
      </w:pPr>
      <w:r w:rsidRPr="002F3A5C">
        <w:rPr>
          <w:sz w:val="26"/>
          <w:szCs w:val="26"/>
        </w:rPr>
        <w:t xml:space="preserve">-Localdisk (E)\xamapp\htdocs and click OK to </w:t>
      </w:r>
      <w:r w:rsidRPr="002F3A5C">
        <w:rPr>
          <w:noProof/>
          <w:sz w:val="26"/>
          <w:szCs w:val="26"/>
          <w:lang w:eastAsia="ko-KR"/>
        </w:rPr>
        <w:t>Extract</w:t>
      </w:r>
    </w:p>
    <w:p w:rsidR="00C444BD" w:rsidRDefault="00C444BD" w:rsidP="00D9381E">
      <w:pPr>
        <w:rPr>
          <w:rFonts w:ascii="Arial" w:hAnsi="Arial" w:cs="Arial"/>
        </w:rPr>
      </w:pPr>
    </w:p>
    <w:p w:rsidR="00D9381E" w:rsidRDefault="00A86621" w:rsidP="00D9381E">
      <w:pPr>
        <w:rPr>
          <w:noProof/>
          <w:lang w:eastAsia="ko-KR"/>
        </w:rPr>
      </w:pPr>
      <w:r>
        <w:rPr>
          <w:noProof/>
        </w:rPr>
        <w:pict>
          <v:shape id="_x0000_s1029" type="#_x0000_t75" style="position:absolute;margin-left:20.2pt;margin-top:6.9pt;width:402.2pt;height:255.55pt;z-index:251667456;mso-position-horizontal-relative:text;mso-position-vertical-relative:text;mso-width-relative:page;mso-height-relative:page">
            <v:imagedata r:id="rId21" o:title="dduong dan"/>
            <w10:wrap type="square"/>
          </v:shape>
        </w:pict>
      </w:r>
      <w:r w:rsidR="00D9381E">
        <w:rPr>
          <w:noProof/>
          <w:lang w:eastAsia="ko-KR"/>
        </w:rPr>
        <w:br w:type="page"/>
      </w:r>
    </w:p>
    <w:p w:rsidR="00D9381E" w:rsidRDefault="00D9381E">
      <w:pPr>
        <w:spacing w:after="160" w:line="259" w:lineRule="auto"/>
        <w:sectPr w:rsidR="00D9381E" w:rsidSect="005C1B29">
          <w:type w:val="continuous"/>
          <w:pgSz w:w="12240" w:h="15840"/>
          <w:pgMar w:top="1440" w:right="1440" w:bottom="1440" w:left="1440" w:header="720" w:footer="720" w:gutter="0"/>
          <w:cols w:space="720"/>
          <w:docGrid w:linePitch="360"/>
        </w:sectPr>
      </w:pPr>
    </w:p>
    <w:p w:rsidR="00D9381E" w:rsidRDefault="00D9381E">
      <w:pPr>
        <w:spacing w:after="160" w:line="259" w:lineRule="auto"/>
      </w:pPr>
    </w:p>
    <w:p w:rsidR="00230F39" w:rsidRDefault="00230F39">
      <w:pPr>
        <w:spacing w:after="160" w:line="259" w:lineRule="auto"/>
      </w:pPr>
      <w:r w:rsidRPr="00230F39">
        <w:rPr>
          <w:noProof/>
          <w:lang w:eastAsia="ko-KR"/>
        </w:rPr>
        <w:drawing>
          <wp:anchor distT="0" distB="0" distL="114300" distR="114300" simplePos="0" relativeHeight="251668480" behindDoc="0" locked="0" layoutInCell="1" allowOverlap="1" wp14:anchorId="781D302D" wp14:editId="12CE2975">
            <wp:simplePos x="0" y="0"/>
            <wp:positionH relativeFrom="margin">
              <wp:align>right</wp:align>
            </wp:positionH>
            <wp:positionV relativeFrom="paragraph">
              <wp:posOffset>299720</wp:posOffset>
            </wp:positionV>
            <wp:extent cx="5943600" cy="25501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550160"/>
                    </a:xfrm>
                    <a:prstGeom prst="rect">
                      <a:avLst/>
                    </a:prstGeom>
                  </pic:spPr>
                </pic:pic>
              </a:graphicData>
            </a:graphic>
            <wp14:sizeRelH relativeFrom="page">
              <wp14:pctWidth>0</wp14:pctWidth>
            </wp14:sizeRelH>
            <wp14:sizeRelV relativeFrom="page">
              <wp14:pctHeight>0</wp14:pctHeight>
            </wp14:sizeRelV>
          </wp:anchor>
        </w:drawing>
      </w:r>
      <w:r>
        <w:t>-</w:t>
      </w:r>
      <w:r w:rsidRPr="002F3A5C">
        <w:rPr>
          <w:sz w:val="26"/>
          <w:szCs w:val="26"/>
        </w:rPr>
        <w:t xml:space="preserve">Extract completed </w:t>
      </w:r>
      <w:r w:rsidR="00C444BD" w:rsidRPr="002F3A5C">
        <w:rPr>
          <w:sz w:val="26"/>
          <w:szCs w:val="26"/>
        </w:rPr>
        <w:t>you will get a file like this</w:t>
      </w:r>
      <w:r w:rsidR="00C444BD" w:rsidRPr="00230F39">
        <w:t xml:space="preserve">  </w:t>
      </w:r>
    </w:p>
    <w:p w:rsidR="00230F39" w:rsidRPr="00230F39" w:rsidRDefault="00230F39" w:rsidP="00230F39">
      <w:pPr>
        <w:jc w:val="both"/>
        <w:rPr>
          <w:rFonts w:ascii="Arial" w:hAnsi="Arial" w:cs="Arial"/>
          <w:i/>
        </w:rPr>
      </w:pPr>
    </w:p>
    <w:p w:rsidR="00230F39" w:rsidRPr="002F3A5C" w:rsidRDefault="00230F39" w:rsidP="00230F39">
      <w:pPr>
        <w:pStyle w:val="ListParagraph"/>
        <w:ind w:left="360"/>
        <w:jc w:val="both"/>
        <w:rPr>
          <w:rFonts w:ascii="Times New Roman" w:hAnsi="Times New Roman" w:cs="Times New Roman"/>
          <w:b/>
          <w:i/>
          <w:sz w:val="26"/>
          <w:szCs w:val="26"/>
        </w:rPr>
      </w:pPr>
      <w:r w:rsidRPr="002F3A5C">
        <w:rPr>
          <w:rFonts w:ascii="Times New Roman" w:hAnsi="Times New Roman" w:cs="Times New Roman"/>
          <w:b/>
          <w:i/>
          <w:sz w:val="26"/>
          <w:szCs w:val="26"/>
          <w:u w:val="single"/>
        </w:rPr>
        <w:t>Step 3</w:t>
      </w:r>
      <w:r w:rsidRPr="002F3A5C">
        <w:rPr>
          <w:rFonts w:ascii="Times New Roman" w:hAnsi="Times New Roman" w:cs="Times New Roman"/>
          <w:b/>
          <w:i/>
          <w:sz w:val="26"/>
          <w:szCs w:val="26"/>
        </w:rPr>
        <w:t>: Setup ecom database in MySQL</w:t>
      </w:r>
    </w:p>
    <w:p w:rsidR="00230F39" w:rsidRPr="002F3A5C" w:rsidRDefault="00230F39" w:rsidP="00230F39">
      <w:pPr>
        <w:shd w:val="clear" w:color="auto" w:fill="FFFFFF"/>
        <w:rPr>
          <w:sz w:val="26"/>
          <w:szCs w:val="26"/>
        </w:rPr>
      </w:pPr>
      <w:r w:rsidRPr="002F3A5C">
        <w:rPr>
          <w:sz w:val="26"/>
          <w:szCs w:val="26"/>
        </w:rPr>
        <w:t xml:space="preserve">-After enabling XAMPP </w:t>
      </w:r>
      <w:r w:rsidRPr="002F3A5C">
        <w:rPr>
          <w:color w:val="FF0000"/>
          <w:sz w:val="26"/>
          <w:szCs w:val="26"/>
        </w:rPr>
        <w:t xml:space="preserve">(STEP 1), </w:t>
      </w:r>
      <w:r w:rsidRPr="002F3A5C">
        <w:rPr>
          <w:sz w:val="26"/>
          <w:szCs w:val="26"/>
        </w:rPr>
        <w:t xml:space="preserve">now open your web browser and enter localhost in the address bar: </w:t>
      </w:r>
      <w:hyperlink r:id="rId23" w:history="1">
        <w:r w:rsidRPr="002F3A5C">
          <w:rPr>
            <w:rStyle w:val="Hyperlink"/>
            <w:sz w:val="26"/>
            <w:szCs w:val="26"/>
          </w:rPr>
          <w:t>http://localhost/phpmyadmin/</w:t>
        </w:r>
      </w:hyperlink>
      <w:r w:rsidRPr="002F3A5C">
        <w:rPr>
          <w:sz w:val="26"/>
          <w:szCs w:val="26"/>
        </w:rPr>
        <w:t xml:space="preserve"> </w:t>
      </w:r>
    </w:p>
    <w:p w:rsidR="00230F39" w:rsidRDefault="00230F39" w:rsidP="00230F39">
      <w:pPr>
        <w:shd w:val="clear" w:color="auto" w:fill="FFFFFF"/>
      </w:pPr>
    </w:p>
    <w:p w:rsidR="00230F39" w:rsidRDefault="00CE5E15" w:rsidP="00230F39">
      <w:pPr>
        <w:shd w:val="clear" w:color="auto" w:fill="FFFFFF"/>
      </w:pPr>
      <w:ins w:id="0" w:author="TT" w:date="2021-10-18T12:36:00Z">
        <w:r>
          <w:rPr>
            <w:noProof/>
            <w:lang w:eastAsia="ko-KR"/>
          </w:rPr>
          <mc:AlternateContent>
            <mc:Choice Requires="wps">
              <w:drawing>
                <wp:anchor distT="0" distB="0" distL="114300" distR="114300" simplePos="0" relativeHeight="251683840" behindDoc="0" locked="0" layoutInCell="1" allowOverlap="1" wp14:anchorId="74C45115" wp14:editId="2A679322">
                  <wp:simplePos x="0" y="0"/>
                  <wp:positionH relativeFrom="column">
                    <wp:posOffset>581025</wp:posOffset>
                  </wp:positionH>
                  <wp:positionV relativeFrom="paragraph">
                    <wp:posOffset>1303655</wp:posOffset>
                  </wp:positionV>
                  <wp:extent cx="533400" cy="180975"/>
                  <wp:effectExtent l="19050" t="19050" r="19050" b="47625"/>
                  <wp:wrapNone/>
                  <wp:docPr id="12" name="Left Arrow 12"/>
                  <wp:cNvGraphicFramePr/>
                  <a:graphic xmlns:a="http://schemas.openxmlformats.org/drawingml/2006/main">
                    <a:graphicData uri="http://schemas.microsoft.com/office/word/2010/wordprocessingShape">
                      <wps:wsp>
                        <wps:cNvSpPr/>
                        <wps:spPr>
                          <a:xfrm>
                            <a:off x="0" y="0"/>
                            <a:ext cx="533400" cy="180975"/>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E651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 o:spid="_x0000_s1026" type="#_x0000_t66" style="position:absolute;margin-left:45.75pt;margin-top:102.65pt;width:42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" adj="3664" fillcolor="yellow" strokecolor="#1f4d78 [1604]" strokeweight="1pt"/>
              </w:pict>
            </mc:Fallback>
          </mc:AlternateContent>
        </w:r>
      </w:ins>
      <w:r w:rsidR="00230F39" w:rsidRPr="003D6EBD">
        <w:rPr>
          <w:noProof/>
          <w:sz w:val="32"/>
          <w:szCs w:val="32"/>
          <w:lang w:eastAsia="ko-KR"/>
        </w:rPr>
        <w:drawing>
          <wp:anchor distT="0" distB="0" distL="114300" distR="114300" simplePos="0" relativeHeight="251670528" behindDoc="1" locked="0" layoutInCell="1" allowOverlap="1" wp14:anchorId="714AD692" wp14:editId="5F169666">
            <wp:simplePos x="0" y="0"/>
            <wp:positionH relativeFrom="margin">
              <wp:posOffset>-57150</wp:posOffset>
            </wp:positionH>
            <wp:positionV relativeFrom="paragraph">
              <wp:posOffset>512445</wp:posOffset>
            </wp:positionV>
            <wp:extent cx="5943600" cy="35147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14:sizeRelV relativeFrom="margin">
              <wp14:pctHeight>0</wp14:pctHeight>
            </wp14:sizeRelV>
          </wp:anchor>
        </w:drawing>
      </w:r>
      <w:r w:rsidR="00230F39">
        <w:t>-</w:t>
      </w:r>
      <w:r w:rsidR="00230F39" w:rsidRPr="00230F39">
        <w:t xml:space="preserve"> </w:t>
      </w:r>
      <w:r w:rsidR="00230F39" w:rsidRPr="002F3A5C">
        <w:rPr>
          <w:sz w:val="26"/>
          <w:szCs w:val="26"/>
        </w:rPr>
        <w:t xml:space="preserve">After typing it correctly and accessing, the phpmyadmin page will display like this, click on the words </w:t>
      </w:r>
      <w:r w:rsidR="00230F39" w:rsidRPr="002F3A5C">
        <w:rPr>
          <w:color w:val="FF0000"/>
          <w:sz w:val="26"/>
          <w:szCs w:val="26"/>
        </w:rPr>
        <w:t xml:space="preserve">New(Mới) </w:t>
      </w:r>
      <w:r w:rsidR="00230F39" w:rsidRPr="002F3A5C">
        <w:rPr>
          <w:sz w:val="26"/>
          <w:szCs w:val="26"/>
        </w:rPr>
        <w:t>in the menu on the left.</w:t>
      </w:r>
    </w:p>
    <w:p w:rsidR="00230F39" w:rsidRPr="00D97BAE" w:rsidRDefault="00D97BAE" w:rsidP="00230F39">
      <w:pPr>
        <w:shd w:val="clear" w:color="auto" w:fill="FFFFFF"/>
        <w:rPr>
          <w:sz w:val="26"/>
          <w:szCs w:val="26"/>
        </w:rPr>
      </w:pPr>
      <w:r w:rsidRPr="00D97BAE">
        <w:rPr>
          <w:noProof/>
          <w:sz w:val="26"/>
          <w:szCs w:val="26"/>
          <w:lang w:eastAsia="ko-KR"/>
        </w:rPr>
        <w:lastRenderedPageBreak/>
        <w:drawing>
          <wp:anchor distT="0" distB="0" distL="114300" distR="114300" simplePos="0" relativeHeight="251671552" behindDoc="0" locked="0" layoutInCell="1" allowOverlap="1" wp14:anchorId="368278F6" wp14:editId="4667550D">
            <wp:simplePos x="0" y="0"/>
            <wp:positionH relativeFrom="column">
              <wp:posOffset>-38100</wp:posOffset>
            </wp:positionH>
            <wp:positionV relativeFrom="paragraph">
              <wp:posOffset>489585</wp:posOffset>
            </wp:positionV>
            <wp:extent cx="5934075" cy="3333750"/>
            <wp:effectExtent l="0" t="0" r="9525" b="0"/>
            <wp:wrapSquare wrapText="right"/>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pic:spPr>
                </pic:pic>
              </a:graphicData>
            </a:graphic>
            <wp14:sizeRelH relativeFrom="page">
              <wp14:pctWidth>0</wp14:pctWidth>
            </wp14:sizeRelH>
            <wp14:sizeRelV relativeFrom="page">
              <wp14:pctHeight>0</wp14:pctHeight>
            </wp14:sizeRelV>
          </wp:anchor>
        </w:drawing>
      </w:r>
      <w:r w:rsidRPr="00D97BAE">
        <w:rPr>
          <w:sz w:val="26"/>
          <w:szCs w:val="26"/>
        </w:rPr>
        <w:t xml:space="preserve">- Next is to enter the name </w:t>
      </w:r>
      <w:r w:rsidRPr="00D97BAE">
        <w:rPr>
          <w:b/>
          <w:color w:val="4472C4" w:themeColor="accent5"/>
          <w:sz w:val="26"/>
          <w:szCs w:val="26"/>
        </w:rPr>
        <w:t xml:space="preserve">ecom </w:t>
      </w:r>
      <w:r w:rsidRPr="00D97BAE">
        <w:rPr>
          <w:sz w:val="26"/>
          <w:szCs w:val="26"/>
        </w:rPr>
        <w:t xml:space="preserve">to create the database, then select Clollection, I usually leave it as </w:t>
      </w:r>
      <w:r w:rsidRPr="00D97BAE">
        <w:rPr>
          <w:color w:val="FF0000"/>
          <w:sz w:val="26"/>
          <w:szCs w:val="26"/>
        </w:rPr>
        <w:t xml:space="preserve">utf8mb4_general_ci </w:t>
      </w:r>
      <w:r w:rsidRPr="00D97BAE">
        <w:rPr>
          <w:sz w:val="26"/>
          <w:szCs w:val="26"/>
        </w:rPr>
        <w:t xml:space="preserve">then press </w:t>
      </w:r>
      <w:r w:rsidRPr="00D97BAE">
        <w:rPr>
          <w:color w:val="FF0000"/>
          <w:sz w:val="26"/>
          <w:szCs w:val="26"/>
        </w:rPr>
        <w:t>Create (Tạo)</w:t>
      </w:r>
    </w:p>
    <w:p w:rsidR="00D97BAE" w:rsidRDefault="00D97BAE">
      <w:pPr>
        <w:spacing w:after="160" w:line="259" w:lineRule="auto"/>
      </w:pPr>
    </w:p>
    <w:p w:rsidR="00D97BAE" w:rsidRDefault="00CE5E15">
      <w:pPr>
        <w:spacing w:after="160" w:line="259" w:lineRule="auto"/>
      </w:pPr>
      <w:ins w:id="1" w:author="TT" w:date="2021-10-18T12:35:00Z">
        <w:r>
          <w:rPr>
            <w:noProof/>
            <w:lang w:eastAsia="ko-KR"/>
          </w:rPr>
          <mc:AlternateContent>
            <mc:Choice Requires="wps">
              <w:drawing>
                <wp:anchor distT="0" distB="0" distL="114300" distR="114300" simplePos="0" relativeHeight="251679744" behindDoc="0" locked="0" layoutInCell="1" allowOverlap="1">
                  <wp:simplePos x="0" y="0"/>
                  <wp:positionH relativeFrom="column">
                    <wp:posOffset>4010025</wp:posOffset>
                  </wp:positionH>
                  <wp:positionV relativeFrom="paragraph">
                    <wp:posOffset>991235</wp:posOffset>
                  </wp:positionV>
                  <wp:extent cx="533400" cy="180975"/>
                  <wp:effectExtent l="19050" t="19050" r="19050" b="47625"/>
                  <wp:wrapNone/>
                  <wp:docPr id="10" name="Left Arrow 10"/>
                  <wp:cNvGraphicFramePr/>
                  <a:graphic xmlns:a="http://schemas.openxmlformats.org/drawingml/2006/main">
                    <a:graphicData uri="http://schemas.microsoft.com/office/word/2010/wordprocessingShape">
                      <wps:wsp>
                        <wps:cNvSpPr/>
                        <wps:spPr>
                          <a:xfrm>
                            <a:off x="0" y="0"/>
                            <a:ext cx="533400" cy="180975"/>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A8DC0" id="Left Arrow 10" o:spid="_x0000_s1026" type="#_x0000_t66" style="position:absolute;margin-left:315.75pt;margin-top:78.05pt;width:42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" adj="3664" fillcolor="yellow" strokecolor="#1f4d78 [1604]" strokeweight="1pt"/>
              </w:pict>
            </mc:Fallback>
          </mc:AlternateContent>
        </w:r>
        <w:r>
          <w:rPr>
            <w:noProof/>
            <w:lang w:eastAsia="ko-KR"/>
          </w:rPr>
          <mc:AlternateContent>
            <mc:Choice Requires="wps">
              <w:drawing>
                <wp:anchor distT="0" distB="0" distL="114300" distR="114300" simplePos="0" relativeHeight="251678720" behindDoc="0" locked="0" layoutInCell="1" allowOverlap="1">
                  <wp:simplePos x="0" y="0"/>
                  <wp:positionH relativeFrom="column">
                    <wp:posOffset>66675</wp:posOffset>
                  </wp:positionH>
                  <wp:positionV relativeFrom="paragraph">
                    <wp:posOffset>1781810</wp:posOffset>
                  </wp:positionV>
                  <wp:extent cx="457200" cy="333375"/>
                  <wp:effectExtent l="0" t="19050" r="38100" b="47625"/>
                  <wp:wrapNone/>
                  <wp:docPr id="9" name="Right Arrow 9"/>
                  <wp:cNvGraphicFramePr/>
                  <a:graphic xmlns:a="http://schemas.openxmlformats.org/drawingml/2006/main">
                    <a:graphicData uri="http://schemas.microsoft.com/office/word/2010/wordprocessingShape">
                      <wps:wsp>
                        <wps:cNvSpPr/>
                        <wps:spPr>
                          <a:xfrm>
                            <a:off x="0" y="0"/>
                            <a:ext cx="457200" cy="333375"/>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216B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5.25pt;margin-top:140.3pt;width:36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" adj="13725" fillcolor="yellow" strokecolor="#1f4d78 [1604]" strokeweight="1pt"/>
              </w:pict>
            </mc:Fallback>
          </mc:AlternateContent>
        </w:r>
      </w:ins>
      <w:r w:rsidR="00A86621">
        <w:rPr>
          <w:noProof/>
        </w:rPr>
        <w:pict>
          <v:shape id="_x0000_s1031" type="#_x0000_t75" style="position:absolute;margin-left:209.25pt;margin-top:36.05pt;width:301.8pt;height:212.25pt;z-index:251673600;mso-position-horizontal-relative:text;mso-position-vertical-relative:text;mso-width-relative:page;mso-height-relative:page">
            <v:imagedata r:id="rId26" o:title="ecomaa"/>
            <w10:wrap type="square"/>
          </v:shape>
        </w:pict>
      </w:r>
      <w:r w:rsidR="00A86621">
        <w:rPr>
          <w:noProof/>
        </w:rPr>
        <w:pict>
          <v:shape id="_x0000_s1033" type="#_x0000_t75" style="position:absolute;margin-left:-24pt;margin-top:51.8pt;width:209.9pt;height:156.2pt;z-index:251675648;mso-position-horizontal-relative:text;mso-position-vertical-relative:text;mso-width-relative:page;mso-height-relative:page" strokecolor="white [3212]">
            <v:imagedata r:id="rId27" o:title="chon tep"/>
            <w10:wrap type="square"/>
          </v:shape>
        </w:pict>
      </w:r>
      <w:r w:rsidR="00D97BAE">
        <w:t>-</w:t>
      </w:r>
      <w:r w:rsidR="00D97BAE" w:rsidRPr="00D97BAE">
        <w:t xml:space="preserve"> </w:t>
      </w:r>
      <w:r w:rsidR="00D97BAE" w:rsidRPr="002F3A5C">
        <w:rPr>
          <w:sz w:val="26"/>
          <w:szCs w:val="26"/>
        </w:rPr>
        <w:t xml:space="preserve">The import page will appear, click </w:t>
      </w:r>
      <w:r w:rsidR="00D97BAE" w:rsidRPr="002F3A5C">
        <w:rPr>
          <w:color w:val="FF0000"/>
          <w:sz w:val="26"/>
          <w:szCs w:val="26"/>
        </w:rPr>
        <w:t xml:space="preserve">Choose file (Chọn tệp), </w:t>
      </w:r>
      <w:r w:rsidR="00D97BAE" w:rsidRPr="002F3A5C">
        <w:rPr>
          <w:sz w:val="26"/>
          <w:szCs w:val="26"/>
        </w:rPr>
        <w:t xml:space="preserve">select the previously downloaded .sql file then scroll down and click </w:t>
      </w:r>
      <w:r w:rsidR="00D97BAE" w:rsidRPr="002F3A5C">
        <w:rPr>
          <w:color w:val="FF0000"/>
          <w:sz w:val="26"/>
          <w:szCs w:val="26"/>
        </w:rPr>
        <w:t xml:space="preserve">Go(Thực hiện), </w:t>
      </w:r>
      <w:r w:rsidR="00D97BAE" w:rsidRPr="002F3A5C">
        <w:rPr>
          <w:sz w:val="26"/>
          <w:szCs w:val="26"/>
        </w:rPr>
        <w:t>wait a while your database will be imported.</w:t>
      </w:r>
    </w:p>
    <w:p w:rsidR="00D9381E" w:rsidRPr="00230F39" w:rsidRDefault="00CE5E15">
      <w:pPr>
        <w:spacing w:after="160" w:line="259" w:lineRule="auto"/>
      </w:pPr>
      <w:ins w:id="2" w:author="TT" w:date="2021-10-18T12:35:00Z">
        <w:r>
          <w:rPr>
            <w:noProof/>
            <w:lang w:eastAsia="ko-KR"/>
          </w:rPr>
          <mc:AlternateContent>
            <mc:Choice Requires="wps">
              <w:drawing>
                <wp:anchor distT="0" distB="0" distL="114300" distR="114300" simplePos="0" relativeHeight="251681792" behindDoc="0" locked="0" layoutInCell="1" allowOverlap="1" wp14:anchorId="06D6F3F6" wp14:editId="7F59DD29">
                  <wp:simplePos x="0" y="0"/>
                  <wp:positionH relativeFrom="column">
                    <wp:posOffset>4467225</wp:posOffset>
                  </wp:positionH>
                  <wp:positionV relativeFrom="paragraph">
                    <wp:posOffset>3359150</wp:posOffset>
                  </wp:positionV>
                  <wp:extent cx="457200" cy="333375"/>
                  <wp:effectExtent l="0" t="19050" r="38100" b="47625"/>
                  <wp:wrapNone/>
                  <wp:docPr id="11" name="Right Arrow 11"/>
                  <wp:cNvGraphicFramePr/>
                  <a:graphic xmlns:a="http://schemas.openxmlformats.org/drawingml/2006/main">
                    <a:graphicData uri="http://schemas.microsoft.com/office/word/2010/wordprocessingShape">
                      <wps:wsp>
                        <wps:cNvSpPr/>
                        <wps:spPr>
                          <a:xfrm>
                            <a:off x="0" y="0"/>
                            <a:ext cx="457200" cy="333375"/>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169167" id="Right Arrow 11" o:spid="_x0000_s1026" type="#_x0000_t13" style="position:absolute;margin-left:351.75pt;margin-top:264.5pt;width:36pt;height:26.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" adj="13725" fillcolor="yellow" strokecolor="#1f4d78 [1604]" strokeweight="1pt"/>
              </w:pict>
            </mc:Fallback>
          </mc:AlternateContent>
        </w:r>
      </w:ins>
      <w:r w:rsidR="00A86621">
        <w:rPr>
          <w:noProof/>
        </w:rPr>
        <w:pict>
          <v:shape id="_x0000_s1034" type="#_x0000_t75" style="position:absolute;margin-left:4.5pt;margin-top:205.8pt;width:438.75pt;height:80.25pt;z-index:251677696;mso-position-horizontal-relative:text;mso-position-vertical-relative:text;mso-width-relative:page;mso-height-relative:page">
            <v:imagedata r:id="rId28" o:title="go"/>
            <w10:wrap type="square"/>
          </v:shape>
        </w:pict>
      </w:r>
      <w:r w:rsidR="00D9381E" w:rsidRPr="00230F39">
        <w:br w:type="page"/>
      </w:r>
    </w:p>
    <w:p w:rsidR="00D9381E" w:rsidRDefault="00D9381E" w:rsidP="00D9381E">
      <w:pPr>
        <w:sectPr w:rsidR="00D9381E" w:rsidSect="005C1B29">
          <w:type w:val="continuous"/>
          <w:pgSz w:w="12240" w:h="15840"/>
          <w:pgMar w:top="1440" w:right="1440" w:bottom="1440" w:left="1440" w:header="720" w:footer="720" w:gutter="0"/>
          <w:cols w:space="720"/>
          <w:docGrid w:linePitch="360"/>
        </w:sectPr>
      </w:pPr>
    </w:p>
    <w:p w:rsidR="00CE5E15" w:rsidRPr="002F3A5C" w:rsidRDefault="00CE5E15" w:rsidP="00CE5E15">
      <w:pPr>
        <w:pStyle w:val="ListParagraph"/>
        <w:numPr>
          <w:ilvl w:val="0"/>
          <w:numId w:val="1"/>
        </w:numPr>
        <w:ind w:left="360"/>
        <w:jc w:val="both"/>
        <w:rPr>
          <w:rFonts w:ascii="Times New Roman" w:hAnsi="Times New Roman" w:cs="Times New Roman"/>
          <w:sz w:val="26"/>
          <w:szCs w:val="26"/>
        </w:rPr>
      </w:pPr>
      <w:r w:rsidRPr="002F3A5C">
        <w:rPr>
          <w:rFonts w:ascii="Times New Roman" w:hAnsi="Times New Roman" w:cs="Times New Roman"/>
          <w:sz w:val="26"/>
          <w:szCs w:val="26"/>
        </w:rPr>
        <w:lastRenderedPageBreak/>
        <w:t xml:space="preserve">Click on the </w:t>
      </w:r>
      <w:r w:rsidR="002F3A5C" w:rsidRPr="002F3A5C">
        <w:rPr>
          <w:rFonts w:ascii="Times New Roman" w:hAnsi="Times New Roman" w:cs="Times New Roman"/>
          <w:b/>
          <w:sz w:val="26"/>
          <w:szCs w:val="26"/>
        </w:rPr>
        <w:t xml:space="preserve">ecom </w:t>
      </w:r>
      <w:r w:rsidRPr="002F3A5C">
        <w:rPr>
          <w:rFonts w:ascii="Times New Roman" w:hAnsi="Times New Roman" w:cs="Times New Roman"/>
          <w:sz w:val="26"/>
          <w:szCs w:val="26"/>
        </w:rPr>
        <w:t xml:space="preserve">database to check whether all the tables are imported successfully. </w:t>
      </w:r>
    </w:p>
    <w:p w:rsidR="00CE5E15" w:rsidRDefault="00A74BB4" w:rsidP="00D9381E">
      <w:r>
        <w:pict>
          <v:shape id="_x0000_i1027" type="#_x0000_t75" style="width:467.25pt;height:234.75pt">
            <v:imagedata r:id="rId29" o:title="table"/>
          </v:shape>
        </w:pict>
      </w:r>
    </w:p>
    <w:p w:rsidR="00CE5E15" w:rsidRPr="00CE5E15" w:rsidRDefault="00CE5E15" w:rsidP="00CE5E15"/>
    <w:p w:rsidR="00CE5E15" w:rsidRPr="00CE5E15" w:rsidRDefault="00CE5E15" w:rsidP="00CE5E15"/>
    <w:p w:rsidR="005C1B29" w:rsidRPr="002F3A5C" w:rsidRDefault="00CE5E15" w:rsidP="00CE5E15">
      <w:pPr>
        <w:rPr>
          <w:b/>
          <w:i/>
          <w:sz w:val="26"/>
          <w:szCs w:val="26"/>
        </w:rPr>
      </w:pPr>
      <w:r w:rsidRPr="002F3A5C">
        <w:rPr>
          <w:b/>
          <w:i/>
          <w:sz w:val="26"/>
          <w:szCs w:val="26"/>
          <w:u w:val="single"/>
        </w:rPr>
        <w:t xml:space="preserve">STEP 4: </w:t>
      </w:r>
      <w:r w:rsidRPr="002F3A5C">
        <w:rPr>
          <w:b/>
          <w:i/>
          <w:sz w:val="26"/>
          <w:szCs w:val="26"/>
        </w:rPr>
        <w:t>Open project PHP_ProjectGroup2_HARMONIC</w:t>
      </w:r>
    </w:p>
    <w:p w:rsidR="00CE5E15" w:rsidRPr="002F3A5C" w:rsidRDefault="00CE5E15" w:rsidP="00CE5E15">
      <w:pPr>
        <w:rPr>
          <w:b/>
          <w:i/>
          <w:sz w:val="26"/>
          <w:szCs w:val="26"/>
        </w:rPr>
      </w:pPr>
    </w:p>
    <w:p w:rsidR="00D53B46" w:rsidRPr="002F3A5C" w:rsidRDefault="00D53B46" w:rsidP="00D53B46">
      <w:pPr>
        <w:pStyle w:val="ListParagraph"/>
        <w:numPr>
          <w:ilvl w:val="0"/>
          <w:numId w:val="1"/>
        </w:numPr>
        <w:ind w:left="360"/>
        <w:jc w:val="both"/>
        <w:rPr>
          <w:rFonts w:ascii="Times New Roman" w:hAnsi="Times New Roman" w:cs="Times New Roman"/>
          <w:sz w:val="26"/>
          <w:szCs w:val="26"/>
        </w:rPr>
      </w:pPr>
      <w:r w:rsidRPr="002F3A5C">
        <w:rPr>
          <w:rFonts w:ascii="Times New Roman" w:hAnsi="Times New Roman" w:cs="Times New Roman"/>
          <w:sz w:val="26"/>
          <w:szCs w:val="26"/>
        </w:rPr>
        <w:t xml:space="preserve">Open your browser, click on the following links to access the HARMONIC admin website and visitor website: </w:t>
      </w:r>
    </w:p>
    <w:p w:rsidR="00D53B46" w:rsidRPr="002F3A5C" w:rsidRDefault="00A86621" w:rsidP="00D53B46">
      <w:pPr>
        <w:ind w:firstLine="720"/>
        <w:jc w:val="both"/>
        <w:rPr>
          <w:sz w:val="26"/>
          <w:szCs w:val="26"/>
        </w:rPr>
      </w:pPr>
      <w:r>
        <w:rPr>
          <w:noProof/>
        </w:rPr>
        <w:pict>
          <v:shape id="_x0000_s1035" type="#_x0000_t75" style="position:absolute;left:0;text-align:left;margin-left:26.25pt;margin-top:47.2pt;width:429pt;height:243.7pt;z-index:251685888;mso-position-horizontal-relative:text;mso-position-vertical-relative:text;mso-width-relative:page;mso-height-relative:page">
            <v:imagedata r:id="rId30" o:title="trang chu"/>
            <w10:wrap type="square"/>
          </v:shape>
        </w:pict>
      </w:r>
      <w:r w:rsidR="00D53B46" w:rsidRPr="00D53B46">
        <w:rPr>
          <w:rFonts w:ascii="Arial" w:hAnsi="Arial" w:cs="Arial"/>
          <w:b/>
        </w:rPr>
        <w:t>+</w:t>
      </w:r>
      <w:r w:rsidR="00084E4F">
        <w:rPr>
          <w:b/>
          <w:sz w:val="26"/>
          <w:szCs w:val="26"/>
        </w:rPr>
        <w:t xml:space="preserve">Visitor: </w:t>
      </w:r>
      <w:hyperlink r:id="rId31" w:history="1">
        <w:r w:rsidR="00D53B46" w:rsidRPr="00084E4F">
          <w:rPr>
            <w:rStyle w:val="Hyperlink"/>
            <w:sz w:val="26"/>
            <w:szCs w:val="26"/>
          </w:rPr>
          <w:t>http://localhost/PHP_</w:t>
        </w:r>
        <w:r w:rsidR="00084E4F" w:rsidRPr="00084E4F">
          <w:rPr>
            <w:rStyle w:val="Hyperlink"/>
            <w:sz w:val="26"/>
            <w:szCs w:val="26"/>
          </w:rPr>
          <w:t>ProjectGroup2_HARMONIC/</w:t>
        </w:r>
      </w:hyperlink>
    </w:p>
    <w:p w:rsidR="00D53B46" w:rsidRDefault="00D53B46" w:rsidP="00D53B46">
      <w:r>
        <w:br w:type="page"/>
      </w:r>
    </w:p>
    <w:p w:rsidR="00D53B46" w:rsidRPr="00D53B46" w:rsidRDefault="00A86621" w:rsidP="00D53B46">
      <w:pPr>
        <w:ind w:firstLine="720"/>
        <w:jc w:val="both"/>
        <w:rPr>
          <w:rFonts w:ascii="Arial" w:hAnsi="Arial" w:cs="Arial"/>
        </w:rPr>
      </w:pPr>
      <w:r>
        <w:rPr>
          <w:noProof/>
        </w:rPr>
        <w:lastRenderedPageBreak/>
        <w:pict>
          <v:shape id="_x0000_s1036" type="#_x0000_t75" style="position:absolute;left:0;text-align:left;margin-left:36pt;margin-top:.05pt;width:467.25pt;height:263.25pt;z-index:251687936;mso-position-horizontal:absolute;mso-position-horizontal-relative:text;mso-position-vertical:absolute;mso-position-vertical-relative:text;mso-width-relative:page;mso-height-relative:page">
            <v:imagedata r:id="rId32" o:title="trang chu 2"/>
            <w10:wrap type="square"/>
          </v:shape>
        </w:pict>
      </w:r>
    </w:p>
    <w:p w:rsidR="00CE5E15" w:rsidRDefault="00CE5E15" w:rsidP="00D53B46">
      <w:pPr>
        <w:rPr>
          <w:b/>
          <w:i/>
          <w:u w:val="single"/>
        </w:rPr>
      </w:pPr>
    </w:p>
    <w:p w:rsidR="00D53B46" w:rsidRDefault="00A86621" w:rsidP="00084E4F">
      <w:pPr>
        <w:ind w:left="720"/>
        <w:rPr>
          <w:rFonts w:ascii="Arial" w:hAnsi="Arial" w:cs="Arial"/>
        </w:rPr>
      </w:pPr>
      <w:r>
        <w:rPr>
          <w:noProof/>
        </w:rPr>
        <w:pict>
          <v:shape id="_x0000_s1038" type="#_x0000_t75" style="position:absolute;left:0;text-align:left;margin-left:15.75pt;margin-top:36.3pt;width:467.25pt;height:226.5pt;z-index:251689984;mso-position-horizontal-relative:text;mso-position-vertical-relative:text;mso-width-relative:page;mso-height-relative:page">
            <v:imagedata r:id="rId33" o:title="admin"/>
            <w10:wrap type="square"/>
          </v:shape>
        </w:pict>
      </w:r>
      <w:r w:rsidR="00D53B46">
        <w:rPr>
          <w:rFonts w:ascii="Arial" w:hAnsi="Arial" w:cs="Arial"/>
          <w:b/>
        </w:rPr>
        <w:t xml:space="preserve">+ </w:t>
      </w:r>
      <w:r w:rsidR="00084E4F">
        <w:rPr>
          <w:b/>
          <w:sz w:val="26"/>
          <w:szCs w:val="26"/>
        </w:rPr>
        <w:t>Admin</w:t>
      </w:r>
      <w:r w:rsidR="00D53B46" w:rsidRPr="002F3A5C">
        <w:rPr>
          <w:b/>
          <w:sz w:val="26"/>
          <w:szCs w:val="26"/>
        </w:rPr>
        <w:t xml:space="preserve"> website</w:t>
      </w:r>
      <w:r w:rsidR="00D53B46" w:rsidRPr="002F3A5C">
        <w:rPr>
          <w:sz w:val="26"/>
          <w:szCs w:val="26"/>
        </w:rPr>
        <w:t xml:space="preserve">: </w:t>
      </w:r>
      <w:hyperlink r:id="rId34" w:history="1">
        <w:r w:rsidR="00D53B46" w:rsidRPr="00084E4F">
          <w:rPr>
            <w:rStyle w:val="Hyperlink"/>
            <w:sz w:val="26"/>
            <w:szCs w:val="26"/>
          </w:rPr>
          <w:t>http://local</w:t>
        </w:r>
        <w:r w:rsidR="00A74BB4">
          <w:rPr>
            <w:rStyle w:val="Hyperlink"/>
            <w:sz w:val="26"/>
            <w:szCs w:val="26"/>
          </w:rPr>
          <w:t>host/PHP_ProjectGroup2_HARMONIC</w:t>
        </w:r>
        <w:bookmarkStart w:id="3" w:name="_GoBack"/>
        <w:bookmarkEnd w:id="3"/>
        <w:r w:rsidR="00084E4F" w:rsidRPr="00084E4F">
          <w:rPr>
            <w:rStyle w:val="Hyperlink"/>
            <w:sz w:val="26"/>
            <w:szCs w:val="26"/>
          </w:rPr>
          <w:t>/admin_area</w:t>
        </w:r>
      </w:hyperlink>
    </w:p>
    <w:p w:rsidR="002F3A5C" w:rsidRDefault="002F3A5C" w:rsidP="00D53B46">
      <w:pPr>
        <w:ind w:firstLine="720"/>
      </w:pPr>
    </w:p>
    <w:p w:rsidR="002F3A5C" w:rsidRPr="002F3A5C" w:rsidRDefault="002F3A5C" w:rsidP="002F3A5C"/>
    <w:p w:rsidR="002F3A5C" w:rsidRPr="002F3A5C" w:rsidRDefault="002F3A5C" w:rsidP="002F3A5C"/>
    <w:p w:rsidR="002F3A5C" w:rsidRDefault="002F3A5C" w:rsidP="002F3A5C">
      <w:pPr>
        <w:tabs>
          <w:tab w:val="left" w:pos="2415"/>
        </w:tabs>
      </w:pPr>
      <w:r>
        <w:tab/>
      </w:r>
    </w:p>
    <w:p w:rsidR="002F3A5C" w:rsidRDefault="002F3A5C" w:rsidP="002F3A5C">
      <w:pPr>
        <w:tabs>
          <w:tab w:val="left" w:pos="2415"/>
        </w:tabs>
      </w:pPr>
    </w:p>
    <w:p w:rsidR="002F3A5C" w:rsidRDefault="002F3A5C" w:rsidP="002F3A5C">
      <w:pPr>
        <w:tabs>
          <w:tab w:val="left" w:pos="2415"/>
        </w:tabs>
      </w:pPr>
    </w:p>
    <w:p w:rsidR="002F3A5C" w:rsidRDefault="002F3A5C" w:rsidP="002F3A5C">
      <w:pPr>
        <w:tabs>
          <w:tab w:val="left" w:pos="2415"/>
        </w:tabs>
      </w:pPr>
    </w:p>
    <w:p w:rsidR="002F3A5C" w:rsidRDefault="002F3A5C" w:rsidP="002F3A5C">
      <w:pPr>
        <w:tabs>
          <w:tab w:val="left" w:pos="2415"/>
        </w:tabs>
      </w:pPr>
    </w:p>
    <w:p w:rsidR="002F3A5C" w:rsidRDefault="002F3A5C" w:rsidP="002F3A5C">
      <w:pPr>
        <w:tabs>
          <w:tab w:val="left" w:pos="2415"/>
        </w:tabs>
      </w:pPr>
    </w:p>
    <w:p w:rsidR="002F3A5C" w:rsidRDefault="002F3A5C" w:rsidP="002F3A5C">
      <w:pPr>
        <w:tabs>
          <w:tab w:val="left" w:pos="2415"/>
        </w:tabs>
      </w:pPr>
    </w:p>
    <w:p w:rsidR="002F3A5C" w:rsidRPr="00184FC3" w:rsidRDefault="002F3A5C" w:rsidP="002F3A5C">
      <w:pPr>
        <w:tabs>
          <w:tab w:val="left" w:pos="2415"/>
        </w:tabs>
        <w:rPr>
          <w:color w:val="FF0000"/>
          <w:sz w:val="36"/>
          <w:szCs w:val="36"/>
        </w:rPr>
      </w:pPr>
      <w:r w:rsidRPr="00184FC3">
        <w:rPr>
          <w:color w:val="FF0000"/>
          <w:sz w:val="36"/>
          <w:szCs w:val="36"/>
        </w:rPr>
        <w:t xml:space="preserve">ATTENTION: </w:t>
      </w:r>
    </w:p>
    <w:p w:rsidR="002F3A5C" w:rsidRPr="00184FC3" w:rsidRDefault="002F3A5C" w:rsidP="002F3A5C">
      <w:pPr>
        <w:tabs>
          <w:tab w:val="left" w:pos="2415"/>
        </w:tabs>
        <w:rPr>
          <w:sz w:val="26"/>
          <w:szCs w:val="26"/>
        </w:rPr>
      </w:pPr>
      <w:r w:rsidRPr="00184FC3">
        <w:rPr>
          <w:sz w:val="26"/>
          <w:szCs w:val="26"/>
        </w:rPr>
        <w:t>You may not know that on Xampp's Localhost, the default will be to use the network port Port is 80 (the reason is because when the user of this software types the domain name in the form http://localhost or 117.0.1.1 in the address bar). For web only, Xampp will use port 80 to read data on that Localhost.</w:t>
      </w:r>
    </w:p>
    <w:p w:rsidR="002F3A5C" w:rsidRPr="00184FC3" w:rsidRDefault="002F3A5C" w:rsidP="002F3A5C">
      <w:pPr>
        <w:rPr>
          <w:sz w:val="26"/>
          <w:szCs w:val="26"/>
        </w:rPr>
      </w:pPr>
    </w:p>
    <w:p w:rsidR="002F3A5C" w:rsidRPr="00184FC3" w:rsidRDefault="002F3A5C" w:rsidP="002F3A5C">
      <w:pPr>
        <w:rPr>
          <w:sz w:val="26"/>
          <w:szCs w:val="26"/>
        </w:rPr>
      </w:pPr>
      <w:r w:rsidRPr="00184FC3">
        <w:rPr>
          <w:sz w:val="26"/>
          <w:szCs w:val="26"/>
        </w:rPr>
        <w:t>How to change Port for XAMPP?</w:t>
      </w:r>
    </w:p>
    <w:p w:rsidR="002F3A5C" w:rsidRPr="00184FC3" w:rsidRDefault="002F3A5C" w:rsidP="002F3A5C">
      <w:pPr>
        <w:rPr>
          <w:sz w:val="26"/>
          <w:szCs w:val="26"/>
        </w:rPr>
      </w:pPr>
      <w:r w:rsidRPr="00184FC3">
        <w:rPr>
          <w:sz w:val="26"/>
          <w:szCs w:val="26"/>
        </w:rPr>
        <w:t>Here are 2 ways to change Port Xampp quite simply that I will guide you below (these are the ways used by quite a few people and also note that these are just 2 of the countless ways to change the Port for Xampp). Please XAMPP). With these 2 ways to change Port, you can use it to change to Port 8080 or 8888</w:t>
      </w:r>
    </w:p>
    <w:p w:rsidR="002F3A5C" w:rsidRPr="00184FC3" w:rsidRDefault="002F3A5C" w:rsidP="002F3A5C">
      <w:pPr>
        <w:rPr>
          <w:sz w:val="26"/>
          <w:szCs w:val="26"/>
        </w:rPr>
      </w:pPr>
    </w:p>
    <w:p w:rsidR="002F3A5C" w:rsidRDefault="002F3A5C" w:rsidP="002F3A5C">
      <w:pPr>
        <w:rPr>
          <w:sz w:val="26"/>
          <w:szCs w:val="26"/>
        </w:rPr>
      </w:pPr>
      <w:r w:rsidRPr="00184FC3">
        <w:rPr>
          <w:sz w:val="26"/>
          <w:szCs w:val="26"/>
        </w:rPr>
        <w:t>Note: If you change the port to 8080 or 8888, when accessing the web, you must type the address http://localhost:8080 or http://localhost:8888 instead of http://localhost as usual.</w:t>
      </w:r>
    </w:p>
    <w:p w:rsidR="00184FC3" w:rsidRDefault="00184FC3" w:rsidP="002F3A5C">
      <w:pPr>
        <w:rPr>
          <w:sz w:val="26"/>
          <w:szCs w:val="26"/>
        </w:rPr>
      </w:pPr>
    </w:p>
    <w:p w:rsidR="00184FC3" w:rsidRPr="00184FC3" w:rsidRDefault="00184FC3" w:rsidP="002F3A5C">
      <w:pPr>
        <w:rPr>
          <w:sz w:val="26"/>
          <w:szCs w:val="26"/>
        </w:rPr>
      </w:pPr>
      <w:r>
        <w:rPr>
          <w:sz w:val="26"/>
          <w:szCs w:val="26"/>
        </w:rPr>
        <w:t xml:space="preserve">HERE THE LINK TO CHANGE YOUR POST: </w:t>
      </w:r>
      <w:hyperlink r:id="rId35" w:history="1">
        <w:r w:rsidR="00084E4F" w:rsidRPr="00A86495">
          <w:rPr>
            <w:rStyle w:val="Hyperlink"/>
            <w:sz w:val="26"/>
            <w:szCs w:val="26"/>
          </w:rPr>
          <w:t>https://sinhvienshare.com/huong-dan-cach-doi-port-xampp/</w:t>
        </w:r>
      </w:hyperlink>
    </w:p>
    <w:p w:rsidR="00184FC3" w:rsidRPr="002F3A5C" w:rsidRDefault="00184FC3"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D53B46" w:rsidRPr="002F3A5C" w:rsidRDefault="00D53B46" w:rsidP="002F3A5C"/>
    <w:sectPr w:rsidR="00D53B46" w:rsidRPr="002F3A5C" w:rsidSect="005C1B2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6621" w:rsidRDefault="00A86621" w:rsidP="002D40A4">
      <w:r>
        <w:separator/>
      </w:r>
    </w:p>
  </w:endnote>
  <w:endnote w:type="continuationSeparator" w:id="0">
    <w:p w:rsidR="00A86621" w:rsidRDefault="00A86621" w:rsidP="002D4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6621" w:rsidRDefault="00A86621" w:rsidP="002D40A4">
      <w:r>
        <w:separator/>
      </w:r>
    </w:p>
  </w:footnote>
  <w:footnote w:type="continuationSeparator" w:id="0">
    <w:p w:rsidR="00A86621" w:rsidRDefault="00A86621" w:rsidP="002D40A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3A389A"/>
    <w:multiLevelType w:val="hybridMultilevel"/>
    <w:tmpl w:val="89D29DEE"/>
    <w:lvl w:ilvl="0" w:tplc="59D6F88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T">
    <w15:presenceInfo w15:providerId="Windows Live" w15:userId="6291c27c80e54f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F2E"/>
    <w:rsid w:val="00084E4F"/>
    <w:rsid w:val="00184FC3"/>
    <w:rsid w:val="001E2D07"/>
    <w:rsid w:val="00230F39"/>
    <w:rsid w:val="002D40A4"/>
    <w:rsid w:val="002F3A5C"/>
    <w:rsid w:val="005C1B29"/>
    <w:rsid w:val="00920F41"/>
    <w:rsid w:val="00952F2E"/>
    <w:rsid w:val="00A04283"/>
    <w:rsid w:val="00A74BB4"/>
    <w:rsid w:val="00A86621"/>
    <w:rsid w:val="00B8061F"/>
    <w:rsid w:val="00C444BD"/>
    <w:rsid w:val="00CE5E15"/>
    <w:rsid w:val="00D53B46"/>
    <w:rsid w:val="00D9381E"/>
    <w:rsid w:val="00D97BA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7629F500"/>
  <w15:chartTrackingRefBased/>
  <w15:docId w15:val="{19D6A984-6321-4585-94BC-3F91B3277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F2E"/>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autoRedefine/>
    <w:qFormat/>
    <w:rsid w:val="00952F2E"/>
    <w:pPr>
      <w:keepNext/>
      <w:tabs>
        <w:tab w:val="left" w:pos="2160"/>
        <w:tab w:val="left" w:leader="dot" w:pos="5670"/>
        <w:tab w:val="right" w:leader="dot" w:pos="9299"/>
      </w:tabs>
      <w:spacing w:before="360" w:after="60"/>
      <w:ind w:left="-357"/>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2F2E"/>
    <w:rPr>
      <w:rFonts w:ascii="Arial" w:eastAsia="Times New Roman" w:hAnsi="Arial" w:cs="Arial"/>
      <w:b/>
      <w:bCs/>
      <w:kern w:val="32"/>
      <w:sz w:val="32"/>
      <w:szCs w:val="32"/>
      <w:lang w:eastAsia="en-US"/>
    </w:rPr>
  </w:style>
  <w:style w:type="character" w:styleId="Hyperlink">
    <w:name w:val="Hyperlink"/>
    <w:basedOn w:val="DefaultParagraphFont"/>
    <w:uiPriority w:val="99"/>
    <w:unhideWhenUsed/>
    <w:rsid w:val="00952F2E"/>
    <w:rPr>
      <w:color w:val="0563C1" w:themeColor="hyperlink"/>
      <w:u w:val="single"/>
    </w:rPr>
  </w:style>
  <w:style w:type="paragraph" w:styleId="ListParagraph">
    <w:name w:val="List Paragraph"/>
    <w:basedOn w:val="Normal"/>
    <w:uiPriority w:val="34"/>
    <w:qFormat/>
    <w:rsid w:val="00952F2E"/>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2D40A4"/>
    <w:pPr>
      <w:tabs>
        <w:tab w:val="center" w:pos="4680"/>
        <w:tab w:val="right" w:pos="9360"/>
      </w:tabs>
    </w:pPr>
  </w:style>
  <w:style w:type="character" w:customStyle="1" w:styleId="HeaderChar">
    <w:name w:val="Header Char"/>
    <w:basedOn w:val="DefaultParagraphFont"/>
    <w:link w:val="Header"/>
    <w:uiPriority w:val="99"/>
    <w:rsid w:val="002D40A4"/>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2D40A4"/>
    <w:pPr>
      <w:tabs>
        <w:tab w:val="center" w:pos="4680"/>
        <w:tab w:val="right" w:pos="9360"/>
      </w:tabs>
    </w:pPr>
  </w:style>
  <w:style w:type="character" w:customStyle="1" w:styleId="FooterChar">
    <w:name w:val="Footer Char"/>
    <w:basedOn w:val="DefaultParagraphFont"/>
    <w:link w:val="Footer"/>
    <w:uiPriority w:val="99"/>
    <w:rsid w:val="002D40A4"/>
    <w:rPr>
      <w:rFonts w:ascii="Times New Roman" w:eastAsia="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CE5E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E15"/>
    <w:rPr>
      <w:rFonts w:ascii="Segoe UI" w:eastAsia="Times New Roman"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20" TargetMode="External"/><Relationship Id="rId18" Type="http://schemas.openxmlformats.org/officeDocument/2006/relationships/hyperlink" Target="https://github.com/apinkpanda1112/HARMONIC_Group2" TargetMode="External"/><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hyperlink" Target="http://localhost/PHP_ProjectGroup2_HARMONIC/Developments/admin_are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itly.com.vn/3qqcp1"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phpmyadmin/%20"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imta.edu.vn/cach-cai-dat-va-su-dung-xampp/" TargetMode="External"/><Relationship Id="rId19" Type="http://schemas.openxmlformats.org/officeDocument/2006/relationships/image" Target="media/image6.png"/><Relationship Id="rId31" Type="http://schemas.openxmlformats.org/officeDocument/2006/relationships/hyperlink" Target="http://localhost/PHP_ProjectGroup2_HARMONIC/Developments" TargetMode="External"/><Relationship Id="rId4" Type="http://schemas.openxmlformats.org/officeDocument/2006/relationships/settings" Target="settings.xml"/><Relationship Id="rId9" Type="http://schemas.openxmlformats.org/officeDocument/2006/relationships/hyperlink" Target="https://www.apachefriends.org/index.html" TargetMode="External"/><Relationship Id="rId14" Type="http://schemas.openxmlformats.org/officeDocument/2006/relationships/hyperlink" Target="http://localhost/dashboard/"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sinhvienshare.com/huong-dan-cach-doi-port-xamp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ADB26-461D-4B7D-B2F6-4C561F1B8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Pages>
  <Words>681</Words>
  <Characters>3885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TT</dc:creator>
  <cp:keywords/>
  <dc:description/>
  <cp:lastModifiedBy>TT</cp:lastModifiedBy>
  <cp:revision>5</cp:revision>
  <dcterms:created xsi:type="dcterms:W3CDTF">2021-10-18T04:12:00Z</dcterms:created>
  <dcterms:modified xsi:type="dcterms:W3CDTF">2021-11-08T01:19:00Z</dcterms:modified>
</cp:coreProperties>
</file>